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tif" ContentType="image/tiff"/>
  <Override PartName="/word/media/image1.tif" ContentType="image/tiff"/>
  <Override PartName="/word/media/image2.tif" ContentType="image/tiff"/>
  <Override PartName="/word/header1.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
        <w:spacing w:before="240" w:after="120"/>
        <w:rPr/>
      </w:pPr>
      <w:r>
        <w:rPr/>
        <w:t>Short communication:</w:t>
      </w:r>
    </w:p>
    <w:p>
      <w:pPr>
        <w:pStyle w:val="Heading"/>
        <w:rPr/>
      </w:pPr>
      <w:r>
        <w:rPr/>
        <w:t>AlphaPart - R implementation of the method for partitioning genetic trends</w:t>
      </w:r>
    </w:p>
    <w:p>
      <w:pPr>
        <w:pStyle w:val="Normal"/>
        <w:rPr/>
      </w:pPr>
      <w:r>
        <w:rPr/>
      </w:r>
    </w:p>
    <w:p>
      <w:pPr>
        <w:pStyle w:val="Normal"/>
        <w:rPr/>
      </w:pPr>
      <w:r>
        <w:rPr/>
        <w:t>J. Obšteter</w:t>
      </w:r>
      <w:r>
        <w:rPr>
          <w:vertAlign w:val="superscript"/>
        </w:rPr>
        <w:t>1</w:t>
      </w:r>
      <w:r>
        <w:rPr/>
        <w:t>, J. Holl</w:t>
      </w:r>
      <w:r>
        <w:rPr>
          <w:vertAlign w:val="superscript"/>
        </w:rPr>
        <w:t>2</w:t>
      </w:r>
      <w:r>
        <w:rPr/>
        <w:t>, J. M. Hickey</w:t>
      </w:r>
      <w:r>
        <w:rPr>
          <w:vertAlign w:val="superscript"/>
        </w:rPr>
        <w:t xml:space="preserve">3 </w:t>
      </w:r>
      <w:r>
        <w:rPr>
          <w:vertAlign w:val="subscript"/>
        </w:rPr>
        <w:t xml:space="preserve"> </w:t>
      </w:r>
      <w:r>
        <w:rPr>
          <w:position w:val="0"/>
          <w:sz w:val="24"/>
          <w:sz w:val="24"/>
          <w:vertAlign w:val="baseline"/>
        </w:rPr>
        <w:t>and</w:t>
      </w:r>
      <w:r>
        <w:rPr/>
        <w:t xml:space="preserve"> G. Gorjanc</w:t>
      </w:r>
      <w:r>
        <w:rPr>
          <w:vertAlign w:val="superscript"/>
        </w:rPr>
        <w:t>3</w:t>
      </w:r>
    </w:p>
    <w:p>
      <w:pPr>
        <w:pStyle w:val="Normalno1stlineindent"/>
        <w:rPr/>
      </w:pPr>
      <w:r>
        <w:rPr>
          <w:vertAlign w:val="superscript"/>
        </w:rPr>
        <w:t>1</w:t>
      </w:r>
      <w:r>
        <w:rPr/>
        <w:t>Department of Animal Science, Agricultural Institute of Slovenia, Hacquetova ulica 17, 1000 Ljubljana, Slovenia</w:t>
      </w:r>
    </w:p>
    <w:p>
      <w:pPr>
        <w:pStyle w:val="Normalno1stlineindent"/>
        <w:rPr/>
      </w:pPr>
      <w:r>
        <w:rPr>
          <w:rStyle w:val="Annotationreference"/>
          <w:i/>
          <w:iCs/>
          <w:color w:val="000000"/>
          <w:sz w:val="24"/>
          <w:szCs w:val="24"/>
          <w:vertAlign w:val="superscript"/>
        </w:rPr>
        <w:t>2</w:t>
      </w:r>
      <w:r>
        <w:rPr/>
        <w:t>The Pig Improvement Company, Genus plc, 100 Bluegrass Commons Blvd., Ste 2200, Hendersonville, TN 37075, USA</w:t>
      </w:r>
    </w:p>
    <w:p>
      <w:pPr>
        <w:pStyle w:val="Normalno1stlineindent"/>
        <w:rPr/>
      </w:pPr>
      <w:r>
        <w:rPr>
          <w:rStyle w:val="Annotationreference"/>
          <w:i/>
          <w:iCs/>
          <w:color w:val="000000"/>
          <w:sz w:val="24"/>
          <w:szCs w:val="24"/>
          <w:vertAlign w:val="superscript"/>
        </w:rPr>
        <w:t>3</w:t>
      </w:r>
      <w:r>
        <w:rPr/>
        <w:t>The Roslin Institute and Royal (Dick) School of Veterinary Studies, University of Edinburgh, Easter Bush, Midlothian, EH259RG, United Kingdom</w:t>
      </w:r>
    </w:p>
    <w:p>
      <w:pPr>
        <w:pStyle w:val="Normalno1stlineindent"/>
        <w:rPr/>
      </w:pPr>
      <w:r>
        <w:rPr/>
        <w:t>Corresponding author: Jana Obšteter. Email: jana.obsteter@kis.si</w:t>
      </w:r>
    </w:p>
    <w:p>
      <w:pPr>
        <w:pStyle w:val="Normalno1stlineindent"/>
        <w:rPr/>
      </w:pPr>
      <w:r>
        <w:rPr/>
        <w:t>Short title: AlphaPart - R package for partitioning genetic trends</w:t>
      </w:r>
      <w:r>
        <w:br w:type="page"/>
      </w:r>
    </w:p>
    <w:p>
      <w:pPr>
        <w:pStyle w:val="Heading1"/>
        <w:numPr>
          <w:ilvl w:val="0"/>
          <w:numId w:val="1"/>
        </w:numPr>
        <w:rPr/>
      </w:pPr>
      <w:r>
        <w:rPr/>
        <w:t>Abstract</w:t>
      </w:r>
    </w:p>
    <w:p>
      <w:pPr>
        <w:pStyle w:val="Heading1"/>
        <w:widowControl w:val="false"/>
        <w:numPr>
          <w:ilvl w:val="0"/>
          <w:numId w:val="1"/>
        </w:numPr>
        <w:suppressAutoHyphens w:val="true"/>
        <w:bidi w:val="0"/>
        <w:spacing w:lineRule="auto" w:line="480" w:before="0" w:after="240"/>
        <w:ind w:left="0" w:right="0" w:hanging="0"/>
        <w:jc w:val="both"/>
        <w:outlineLvl w:val="0"/>
        <w:rPr/>
      </w:pPr>
      <w:r>
        <w:rPr>
          <w:b w:val="false"/>
          <w:bCs w:val="false"/>
        </w:rPr>
        <w:t xml:space="preserve">In this paper we present the AlphaPart R package that implements the method for partitioning genetic trends to identify sources of genetic change. The package includes the main partitioning function </w:t>
      </w:r>
      <w:r>
        <w:rPr>
          <w:rFonts w:ascii="Courier New" w:hAnsi="Courier New"/>
          <w:b w:val="false"/>
          <w:bCs w:val="false"/>
        </w:rPr>
        <w:t>AlphaPart</w:t>
      </w:r>
      <w:r>
        <w:rPr>
          <w:rFonts w:cs="Arial"/>
          <w:b w:val="false"/>
          <w:bCs w:val="false"/>
        </w:rPr>
        <w:t xml:space="preserve"> </w:t>
      </w:r>
      <w:r>
        <w:rPr>
          <w:b w:val="false"/>
          <w:bCs w:val="false"/>
        </w:rPr>
        <w:t xml:space="preserve">and a set of functions for handling the data and the results. We demonstrate the package and apply it in an intriguing pig breeding example with a higher genetic trend in the multiplier compared to the nucleus for some traits. We simulated a two-tier pig breeding programme and partitioned the genetic trends with AlphaPart. We showed that the multiplier can achieve higher breeding values than the nucleus for traits measured and selected in the multiplier. This increase depends on the accuracy and intensity of selection in the multiplier and the extent of gene flow from the nucleus. For traits measured only in the nucleus, the multiplier achieved </w:t>
      </w:r>
      <w:commentRangeStart w:id="0"/>
      <w:r>
        <w:rPr>
          <w:b w:val="false"/>
          <w:bCs w:val="false"/>
        </w:rPr>
        <w:t>equal or smaller genetic gain</w:t>
      </w:r>
      <w:ins w:id="0" w:author="Unknown Author" w:date="2020-03-01T17:20:00Z">
        <w:r>
          <w:rPr>
            <w:b w:val="false"/>
            <w:bCs w:val="false"/>
          </w:rPr>
        </w:r>
      </w:ins>
      <w:commentRangeEnd w:id="0"/>
      <w:r>
        <w:commentReference w:id="0"/>
      </w:r>
      <w:r>
        <w:rPr>
          <w:b w:val="false"/>
          <w:bCs w:val="false"/>
        </w:rPr>
        <w:t xml:space="preserve"> than the nucleus. </w:t>
      </w:r>
      <w:r>
        <w:rPr>
          <w:b w:val="false"/>
          <w:bCs w:val="false"/>
          <w:color w:val="000000"/>
        </w:rPr>
        <w:t xml:space="preserve">AlphaPart is available from CRAN repository at </w:t>
      </w:r>
      <w:hyperlink r:id="rId2">
        <w:r>
          <w:rPr>
            <w:rStyle w:val="InternetLink"/>
            <w:rFonts w:eastAsia="Nimbus Mono L"/>
            <w:b w:val="false"/>
            <w:bCs w:val="false"/>
          </w:rPr>
          <w:t>http://CRAN.R-project.org/package=AlphaPart</w:t>
        </w:r>
      </w:hyperlink>
      <w:r>
        <w:rPr>
          <w:b w:val="false"/>
          <w:bCs w:val="false"/>
          <w:color w:val="000000"/>
        </w:rPr>
        <w:t>.</w:t>
      </w:r>
    </w:p>
    <w:p>
      <w:pPr>
        <w:pStyle w:val="ANMmaintext"/>
        <w:rPr/>
      </w:pPr>
      <w:r>
        <w:rPr>
          <w:rStyle w:val="ANMheading1Car"/>
        </w:rPr>
        <w:t>Keywords:</w:t>
      </w:r>
      <w:r>
        <w:rPr/>
        <w:t xml:space="preserve"> genetic trend, partition, Mendelian sampling term, R package</w:t>
      </w:r>
      <w:r>
        <w:br w:type="page"/>
      </w:r>
    </w:p>
    <w:p>
      <w:pPr>
        <w:pStyle w:val="Heading1"/>
        <w:numPr>
          <w:ilvl w:val="0"/>
          <w:numId w:val="1"/>
        </w:numPr>
        <w:rPr/>
      </w:pPr>
      <w:r>
        <w:rPr>
          <w:highlight w:val="white"/>
        </w:rPr>
        <w:t>Implications</w:t>
      </w:r>
    </w:p>
    <w:p>
      <w:pPr>
        <w:pStyle w:val="Normal"/>
        <w:numPr>
          <w:ilvl w:val="0"/>
          <w:numId w:val="1"/>
        </w:numPr>
        <w:ind w:left="0" w:hanging="0"/>
        <w:rPr/>
      </w:pPr>
      <w:r>
        <w:rPr/>
        <w:t>We present the AlphaPart R package that implements the method for partitioning genetic trends. The method and the package are invaluable for quantifying the sources of genetic gain in breeding programmes. We demonstrate the package and apply it to identify sources of genetic trend in a pig breeding example. We show that multiplier selection can increase the genetic trend above the nucleus for traits measured and selected in the multiplier, but reduces flow of genetic trend from the nucleus. This analysis will help pig breeders to better understand the sources of genetic gain in their nucleus and multiplier populations.</w:t>
      </w:r>
      <w:r>
        <w:br w:type="page"/>
      </w:r>
    </w:p>
    <w:p>
      <w:pPr>
        <w:pStyle w:val="Heading1"/>
        <w:rPr/>
      </w:pPr>
      <w:r>
        <w:rPr/>
        <w:t>Introduction</w:t>
      </w:r>
    </w:p>
    <w:p>
      <w:pPr>
        <w:pStyle w:val="Normal"/>
        <w:rPr>
          <w:highlight w:val="yellow"/>
        </w:rPr>
      </w:pPr>
      <w:r>
        <w:rPr/>
        <w:t xml:space="preserve">In this paper we present the AlphaPart R package that implements the method for partitioning genetic trends and demonstrate its use with an intriguing pig breeding example of higher genetic trend for some traits in the multiplier compared to the nucleus. Breeding programmes improve populations for a set of traits by identifying and reproducing genetically superior individuals. The improvement of populations is commonly measured with a genetic trend represented with averaged estimated breeding values of </w:t>
      </w:r>
      <w:r>
        <w:rPr>
          <w:highlight w:val="white"/>
        </w:rPr>
        <w:t>selection candidates</w:t>
      </w:r>
      <w:r>
        <w:rPr/>
        <w:t xml:space="preserve"> by their year of birth (Blair and Pollak. 1984; Sorensen et al., 1994).</w:t>
      </w:r>
    </w:p>
    <w:p>
      <w:pPr>
        <w:pStyle w:val="Normal"/>
        <w:rPr/>
      </w:pPr>
      <w:bookmarkStart w:id="0" w:name="ZOTERO_BREF_QjE88r0XiZfR"/>
      <w:bookmarkEnd w:id="0"/>
      <w:r>
        <w:rPr/>
        <w:t xml:space="preserve">While the sources of the overall genetic gain are generally known, their realised contributions are hard to quantify in complex breeding programmes.  García-Cortés </w:t>
      </w:r>
      <w:r>
        <w:rPr>
          <w:i/>
          <w:iCs/>
        </w:rPr>
        <w:t>et al.</w:t>
      </w:r>
      <w:r>
        <w:rPr/>
        <w:t xml:space="preserve"> (2008) proposed a method that  partitions breeding values into parent average and Mendelian sampling terms (Thompson, 1979) and allocates the terms to analyst-defined “paths” (males, females, tested sires, etc.). Next, the method summarizes the path specific terms to quantify path contributions to the overall genetic trend.</w:t>
      </w:r>
    </w:p>
    <w:p>
      <w:pPr>
        <w:pStyle w:val="Normal"/>
        <w:rPr/>
      </w:pPr>
      <w:r>
        <w:rPr/>
        <w:t xml:space="preserve">The partitioning method enables a clear analysis of sources of genetic gain and has been used in a number of cases. Gorjanc </w:t>
      </w:r>
      <w:r>
        <w:rPr>
          <w:i/>
          <w:iCs/>
        </w:rPr>
        <w:t>et al.</w:t>
      </w:r>
      <w:r>
        <w:rPr/>
        <w:t xml:space="preserve"> (2011) and Gorjanc </w:t>
      </w:r>
      <w:r>
        <w:rPr>
          <w:i/>
          <w:iCs/>
        </w:rPr>
        <w:t>et al.</w:t>
      </w:r>
      <w:r>
        <w:rPr/>
        <w:t xml:space="preserve"> (2012) estimated the contributions of different national breeding programmes to Brows-Swiss and Holstein genetic trends globally and in particular countries. Špehar </w:t>
      </w:r>
      <w:r>
        <w:rPr>
          <w:i/>
          <w:iCs/>
        </w:rPr>
        <w:t>et al.</w:t>
      </w:r>
      <w:r>
        <w:rPr/>
        <w:t xml:space="preserve"> (2011) estimated the contributions of national selection and import in the Croatian Simmental cattle. Škorput </w:t>
      </w:r>
      <w:r>
        <w:rPr>
          <w:i/>
          <w:iCs/>
        </w:rPr>
        <w:t>et al.</w:t>
      </w:r>
      <w:r>
        <w:rPr/>
        <w:t xml:space="preserve"> (2015) estimated the contribution of national selection and import in two pig breeds in Croatia, and extended the analysis with the quantification of uncertainty (Sorensen et al., 1994).</w:t>
      </w:r>
    </w:p>
    <w:p>
      <w:pPr>
        <w:pStyle w:val="Normal"/>
        <w:rPr/>
      </w:pPr>
      <w:r>
        <w:rPr/>
        <w:t>The aim of this paper is to present the AlphaPart R package, demonstrate its use, and apply it in an intriguing pig breeding example with a higher genetic trend for some traits in the multiplier compared to the nucleus.</w:t>
      </w:r>
      <w:r>
        <w:br w:type="page"/>
      </w:r>
    </w:p>
    <w:p>
      <w:pPr>
        <w:pStyle w:val="Heading1"/>
        <w:numPr>
          <w:ilvl w:val="0"/>
          <w:numId w:val="1"/>
        </w:numPr>
        <w:rPr/>
      </w:pPr>
      <w:r>
        <w:rPr/>
        <w:t>Material and methods</w:t>
      </w:r>
    </w:p>
    <w:p>
      <w:pPr>
        <w:pStyle w:val="Heading2"/>
        <w:numPr>
          <w:ilvl w:val="1"/>
          <w:numId w:val="1"/>
        </w:numPr>
        <w:rPr/>
      </w:pPr>
      <w:r>
        <w:rPr/>
        <w:t>AlphaPart</w:t>
      </w:r>
    </w:p>
    <w:p>
      <w:pPr>
        <w:pStyle w:val="Normal"/>
        <w:rPr/>
      </w:pPr>
      <w:r>
        <w:rPr/>
        <w:t xml:space="preserve">AlphaPart is an R package available from CRAN repository at </w:t>
      </w:r>
      <w:hyperlink r:id="rId3">
        <w:r>
          <w:rPr>
            <w:rStyle w:val="InternetLink"/>
            <w:rFonts w:eastAsia="Nimbus Mono L"/>
            <w:highlight w:val="white"/>
          </w:rPr>
          <w:t>https://CRAN.R-project.org/package=AlphaPart</w:t>
        </w:r>
      </w:hyperlink>
      <w:r>
        <w:rPr/>
        <w:t>. It consis</w:t>
      </w:r>
      <w:r>
        <w:rPr>
          <w:highlight w:val="white"/>
        </w:rPr>
        <w:t xml:space="preserve">ts of the main function </w:t>
      </w:r>
      <w:r>
        <w:rPr>
          <w:rFonts w:cs="Courier" w:ascii="Courier" w:hAnsi="Courier"/>
          <w:highlight w:val="white"/>
        </w:rPr>
        <w:t>AlphaPart</w:t>
      </w:r>
      <w:r>
        <w:rPr>
          <w:highlight w:val="white"/>
        </w:rPr>
        <w:t xml:space="preserve"> for partitioning breeding values and auxiliary functions for manipulating data and summarizing, visualizing, and saving results. T</w:t>
      </w:r>
      <w:r>
        <w:rPr/>
        <w:t xml:space="preserve">he package includes a demonstration dataset </w:t>
      </w:r>
      <w:r>
        <w:rPr>
          <w:rFonts w:cs="Courier" w:ascii="Courier" w:hAnsi="Courier"/>
        </w:rPr>
        <w:t>AlphaPart.ped</w:t>
      </w:r>
      <w:r>
        <w:rPr>
          <w:rFonts w:cs="Courier"/>
        </w:rPr>
        <w:t xml:space="preserve"> with a four-generation pedigree and information about the generation, location (country), gender, and breeding values</w:t>
      </w:r>
      <w:r>
        <w:rPr/>
        <w:t>. Below we describe and demonstrate the functions with the dataset.</w:t>
      </w:r>
    </w:p>
    <w:p>
      <w:pPr>
        <w:pStyle w:val="Normal"/>
        <w:rPr/>
      </w:pPr>
      <w:r>
        <w:rPr/>
        <w:t>We install and load the package with:</w:t>
      </w:r>
    </w:p>
    <w:p>
      <w:pPr>
        <w:pStyle w:val="Code"/>
        <w:rPr/>
      </w:pPr>
      <w:r>
        <w:rPr/>
        <w:t>&gt; install.packages(pkg = “AlphaPart”)</w:t>
        <w:br/>
        <w:t>&gt; library(package = "AlphaPart")</w:t>
      </w:r>
    </w:p>
    <w:p>
      <w:pPr>
        <w:pStyle w:val="Normal"/>
        <w:rPr/>
      </w:pPr>
      <w:r>
        <w:rPr/>
        <w:t xml:space="preserve">We use the </w:t>
      </w:r>
      <w:r>
        <w:rPr>
          <w:rFonts w:ascii="Courier" w:hAnsi="Courier"/>
        </w:rPr>
        <w:t>AlphaPart</w:t>
      </w:r>
      <w:r>
        <w:rPr/>
        <w:t xml:space="preserve"> function to partition breeding values (</w:t>
      </w:r>
      <w:r>
        <w:rPr>
          <w:rFonts w:ascii="Courier" w:hAnsi="Courier"/>
        </w:rPr>
        <w:t>bv1</w:t>
      </w:r>
      <w:r>
        <w:rPr/>
        <w:t xml:space="preserve">) </w:t>
      </w:r>
      <w:r>
        <w:rPr>
          <w:rFonts w:cs="Courier"/>
        </w:rPr>
        <w:t>i</w:t>
      </w:r>
      <w:r>
        <w:rPr/>
        <w:t xml:space="preserve">n the </w:t>
      </w:r>
      <w:r>
        <w:rPr>
          <w:rFonts w:cs="Courier" w:ascii="Courier" w:hAnsi="Courier"/>
        </w:rPr>
        <w:t>AlphaPart.ped</w:t>
      </w:r>
      <w:r>
        <w:rPr/>
        <w:t xml:space="preserve">  by the location path (</w:t>
      </w:r>
      <w:r>
        <w:rPr>
          <w:rFonts w:ascii="Courier" w:hAnsi="Courier"/>
        </w:rPr>
        <w:t>loc</w:t>
      </w:r>
      <w:r>
        <w:rPr/>
        <w:t>) into domestic and import contributions:</w:t>
      </w:r>
    </w:p>
    <w:p>
      <w:pPr>
        <w:pStyle w:val="Code"/>
        <w:rPr/>
      </w:pPr>
      <w:r>
        <w:rPr/>
        <w:t>&gt; data(AlphaPart.ped)</w:t>
        <w:br/>
        <w:t>&gt; part &lt;- AlphaPart(x = AlphaPart.ped,</w:t>
        <w:br/>
        <w:t xml:space="preserve">                    colPath = “loc”,</w:t>
        <w:br/>
        <w:t xml:space="preserve">                    colBV = “bv1”)</w:t>
      </w:r>
    </w:p>
    <w:p>
      <w:pPr>
        <w:pStyle w:val="Normal"/>
        <w:rPr/>
      </w:pPr>
      <w:r>
        <w:rPr/>
        <w:t xml:space="preserve">The </w:t>
      </w:r>
      <w:r>
        <w:rPr>
          <w:rFonts w:cs="Courier"/>
        </w:rPr>
        <w:t xml:space="preserve">partitioning function </w:t>
      </w:r>
      <w:r>
        <w:rPr>
          <w:rFonts w:cs="Courier" w:ascii="Courier" w:hAnsi="Courier"/>
        </w:rPr>
        <w:t>AlphaPart</w:t>
      </w:r>
      <w:r>
        <w:rPr>
          <w:rFonts w:cs="Courier"/>
        </w:rPr>
        <w:t xml:space="preserve"> </w:t>
      </w:r>
      <w:r>
        <w:rPr/>
        <w:t xml:space="preserve">requires a data frame holding pedigree with animal/sire/dam or animal/sire/maternal-grandsire, a time-ordering variable such as year of birth, path information, and breeding values. We recurse the pedigree from the oldest to the youngest individuals, for each calculate parent average and Mendelian sampling terms for any number of traits, and assign the terms to paths. We partition multiple traits by specifying a vector of variables, say </w:t>
      </w:r>
      <w:r>
        <w:rPr>
          <w:rFonts w:ascii="Courier" w:hAnsi="Courier"/>
        </w:rPr>
        <w:t>colBV = c(“bv1”, “bv2”)</w:t>
      </w:r>
      <w:r>
        <w:rPr/>
        <w:t>. The multiple trait option can also serve to partition samples from a posterior distribution to quantify uncertainty (Sorensen et al., 1994</w:t>
      </w:r>
      <w:r>
        <w:rPr>
          <w:b/>
        </w:rPr>
        <w:t xml:space="preserve">; </w:t>
      </w:r>
      <w:r>
        <w:rPr/>
        <w:t>Škorput et al.</w:t>
      </w:r>
      <w:r>
        <w:rPr>
          <w:b/>
        </w:rPr>
        <w:t xml:space="preserve">, </w:t>
      </w:r>
      <w:r>
        <w:rPr/>
        <w:t xml:space="preserve">2015). To speed-up the calculations we use C++ and trait-vectorised partitioning. The function can sort the pedigree to ensure proper partitioning and has further flexibility options. For example, it can directly partition and summarize path contributions “on-the-fly”, which is a useful computational speed-up for huge pedigrees. The output object of the function is either </w:t>
      </w:r>
      <w:r>
        <w:rPr>
          <w:rFonts w:cs="Courier" w:ascii="Courier" w:hAnsi="Courier"/>
        </w:rPr>
        <w:t>AlphaPart</w:t>
      </w:r>
      <w:r>
        <w:rPr/>
        <w:t xml:space="preserve"> o</w:t>
      </w:r>
      <w:bookmarkStart w:id="1" w:name="rstudio_console_output"/>
      <w:bookmarkEnd w:id="1"/>
      <w:r>
        <w:rPr/>
        <w:t xml:space="preserve">r </w:t>
      </w:r>
      <w:r>
        <w:rPr>
          <w:rFonts w:ascii="Courier" w:hAnsi="Courier"/>
        </w:rPr>
        <w:t>summaryAlphaPart</w:t>
      </w:r>
      <w:r>
        <w:rPr/>
        <w:t xml:space="preserve"> class.</w:t>
      </w:r>
    </w:p>
    <w:p>
      <w:pPr>
        <w:pStyle w:val="Normal"/>
        <w:rPr/>
      </w:pPr>
      <w:r>
        <w:rPr/>
        <w:t xml:space="preserve">We use the generic </w:t>
      </w:r>
      <w:r>
        <w:rPr>
          <w:rFonts w:ascii="Courier" w:hAnsi="Courier"/>
        </w:rPr>
        <w:t>summary.AlphaPart</w:t>
      </w:r>
      <w:r>
        <w:rPr>
          <w:rFonts w:ascii="Courier New" w:hAnsi="Courier New"/>
        </w:rPr>
        <w:t xml:space="preserve"> </w:t>
      </w:r>
      <w:r>
        <w:rPr/>
        <w:t>function</w:t>
      </w:r>
      <w:r>
        <w:rPr>
          <w:rFonts w:ascii="Courier New" w:hAnsi="Courier New"/>
        </w:rPr>
        <w:t xml:space="preserve"> </w:t>
      </w:r>
      <w:r>
        <w:rPr/>
        <w:t>to</w:t>
      </w:r>
      <w:r>
        <w:rPr>
          <w:rFonts w:ascii="Courier New" w:hAnsi="Courier New"/>
        </w:rPr>
        <w:t xml:space="preserve"> </w:t>
      </w:r>
      <w:r>
        <w:rPr/>
        <w:t xml:space="preserve">summarize an </w:t>
      </w:r>
      <w:r>
        <w:rPr>
          <w:rFonts w:cs="Courier" w:ascii="Courier" w:hAnsi="Courier"/>
        </w:rPr>
        <w:t>AlphaPart</w:t>
      </w:r>
      <w:r>
        <w:rPr/>
        <w:t xml:space="preserve"> object by a grouping variable, say</w:t>
      </w:r>
      <w:bookmarkStart w:id="2" w:name="move31189355"/>
      <w:r>
        <w:rPr/>
        <w:t xml:space="preserve"> generation (</w:t>
      </w:r>
      <w:r>
        <w:rPr>
          <w:rFonts w:ascii="Courier" w:hAnsi="Courier"/>
        </w:rPr>
        <w:t>gen</w:t>
      </w:r>
      <w:bookmarkEnd w:id="2"/>
      <w:r>
        <w:rPr/>
        <w:t>):</w:t>
      </w:r>
    </w:p>
    <w:p>
      <w:pPr>
        <w:pStyle w:val="Code"/>
        <w:rPr/>
      </w:pPr>
      <w:r>
        <w:rPr/>
        <w:t xml:space="preserve">&gt; </w:t>
      </w:r>
      <w:bookmarkStart w:id="3" w:name="__DdeLink__67885_2981372072"/>
      <w:r>
        <w:rPr/>
        <w:t>sumPartByGen</w:t>
      </w:r>
      <w:bookmarkEnd w:id="3"/>
      <w:r>
        <w:rPr/>
        <w:t xml:space="preserve"> &lt;- summary(part, by = “gen”)</w:t>
        <w:br/>
        <w:t>&gt; print(sumPartByGen)</w:t>
      </w:r>
    </w:p>
    <w:p>
      <w:pPr>
        <w:pStyle w:val="Normal"/>
        <w:rPr/>
      </w:pPr>
      <w:r>
        <w:rPr/>
        <w:t xml:space="preserve">The </w:t>
      </w:r>
      <w:r>
        <w:rPr>
          <w:rFonts w:ascii="Courier" w:hAnsi="Courier"/>
        </w:rPr>
        <w:t>summary</w:t>
      </w:r>
      <w:r>
        <w:rPr/>
        <w:t xml:space="preserve"> function summarizes breeding values and their path partitions by levels of a grouping variable. By default, we summarize with a mean, but the user can specify any R function - say median, range, or variance - via the </w:t>
      </w:r>
      <w:r>
        <w:rPr>
          <w:rFonts w:ascii="Courier" w:hAnsi="Courier"/>
        </w:rPr>
        <w:t>FUN</w:t>
      </w:r>
      <w:r>
        <w:rPr/>
        <w:t xml:space="preserve"> argument. The </w:t>
      </w:r>
      <w:r>
        <w:rPr>
          <w:rFonts w:ascii="Courier" w:hAnsi="Courier"/>
        </w:rPr>
        <w:t>summary</w:t>
      </w:r>
      <w:r>
        <w:rPr/>
        <w:t xml:space="preserve"> function can also summarize only a subset of the object via the </w:t>
      </w:r>
      <w:r>
        <w:rPr>
          <w:rFonts w:ascii="Courier" w:hAnsi="Courier"/>
        </w:rPr>
        <w:t>subset</w:t>
      </w:r>
      <w:r>
        <w:rPr/>
        <w:t xml:space="preserve"> argumen</w:t>
      </w:r>
      <w:bookmarkStart w:id="4" w:name="move311893551"/>
      <w:bookmarkEnd w:id="4"/>
      <w:r>
        <w:rPr/>
        <w:t>t.</w:t>
      </w:r>
    </w:p>
    <w:p>
      <w:pPr>
        <w:pStyle w:val="Normal"/>
        <w:rPr/>
      </w:pPr>
      <w:r>
        <w:rPr/>
        <w:t xml:space="preserve">We use the generic </w:t>
      </w:r>
      <w:r>
        <w:rPr>
          <w:rFonts w:ascii="Courier" w:hAnsi="Courier"/>
        </w:rPr>
        <w:t>plot.summaryAlphaPart</w:t>
      </w:r>
      <w:r>
        <w:rPr/>
        <w:t xml:space="preserve"> function to plot summarized partitions:</w:t>
      </w:r>
    </w:p>
    <w:p>
      <w:pPr>
        <w:pStyle w:val="Normal"/>
        <w:rPr>
          <w:rFonts w:ascii="Courier" w:hAnsi="Courier"/>
        </w:rPr>
      </w:pPr>
      <w:r>
        <w:rPr>
          <w:rFonts w:ascii="Courier" w:hAnsi="Courier"/>
        </w:rPr>
        <w:t>&gt; plot(sumPartByGen)</w:t>
      </w:r>
    </w:p>
    <w:p>
      <w:pPr>
        <w:pStyle w:val="Normal"/>
        <w:rPr/>
      </w:pPr>
      <w:r>
        <w:rPr/>
        <w:t xml:space="preserve">We provide a number of utility functions that ease the partitioning analysis. With the </w:t>
      </w:r>
      <w:r>
        <w:rPr>
          <w:rFonts w:ascii="Courier" w:hAnsi="Courier"/>
        </w:rPr>
        <w:t>pedFixBirthYear</w:t>
      </w:r>
      <w:r>
        <w:rPr/>
        <w:t xml:space="preserve"> function we impute missing or fix erroneous years of birth. With the </w:t>
      </w:r>
      <w:r>
        <w:rPr>
          <w:rFonts w:cs="Courier" w:ascii="Courier" w:hAnsi="Courier"/>
        </w:rPr>
        <w:t>pedSetBase</w:t>
      </w:r>
      <w:r>
        <w:rPr/>
        <w:t xml:space="preserve"> function we set the base population by specifying founders and removing older pedigree records. With the </w:t>
      </w:r>
      <w:r>
        <w:rPr>
          <w:rFonts w:cs="Courier" w:ascii="Courier" w:hAnsi="Courier"/>
        </w:rPr>
        <w:t>AlphaPartSubset</w:t>
      </w:r>
      <w:r>
        <w:rPr>
          <w:rFonts w:cs="Courier" w:ascii="Courier New" w:hAnsi="Courier New"/>
        </w:rPr>
        <w:t xml:space="preserve"> </w:t>
      </w:r>
      <w:r>
        <w:rPr>
          <w:rFonts w:cs="Courier"/>
        </w:rPr>
        <w:t xml:space="preserve">function we </w:t>
      </w:r>
      <w:r>
        <w:rPr/>
        <w:t xml:space="preserve">keep partitions for specified paths in the </w:t>
      </w:r>
      <w:r>
        <w:rPr>
          <w:rFonts w:cs="Courier" w:ascii="Courier" w:hAnsi="Courier"/>
        </w:rPr>
        <w:t>AlphaPart</w:t>
      </w:r>
      <w:r>
        <w:rPr>
          <w:rFonts w:ascii="Courier" w:hAnsi="Courier"/>
        </w:rPr>
        <w:t xml:space="preserve"> </w:t>
      </w:r>
      <w:r>
        <w:rPr/>
        <w:t xml:space="preserve">or </w:t>
      </w:r>
      <w:r>
        <w:rPr>
          <w:rFonts w:cs="Courier" w:ascii="Courier" w:hAnsi="Courier"/>
        </w:rPr>
        <w:t>summaryAlphaPart</w:t>
      </w:r>
      <w:r>
        <w:rPr>
          <w:rFonts w:cs="Courier" w:ascii="Courier New" w:hAnsi="Courier New"/>
        </w:rPr>
        <w:t xml:space="preserve"> </w:t>
      </w:r>
      <w:r>
        <w:rPr/>
        <w:t xml:space="preserve">objects. With the </w:t>
      </w:r>
      <w:r>
        <w:rPr>
          <w:rFonts w:cs="Courier" w:ascii="Courier" w:hAnsi="Courier"/>
        </w:rPr>
        <w:t xml:space="preserve">AlphaPartSum </w:t>
      </w:r>
      <w:r>
        <w:rPr>
          <w:rFonts w:cs="Courier"/>
        </w:rPr>
        <w:t xml:space="preserve">function we </w:t>
      </w:r>
      <w:r>
        <w:rPr/>
        <w:t xml:space="preserve">sum the partitions of several paths in a </w:t>
      </w:r>
      <w:r>
        <w:rPr>
          <w:rFonts w:cs="Courier" w:ascii="Courier" w:hAnsi="Courier"/>
        </w:rPr>
        <w:t>summaryAlphaPart</w:t>
      </w:r>
      <w:r>
        <w:rPr/>
        <w:t xml:space="preserve"> object. The </w:t>
      </w:r>
      <w:r>
        <w:rPr>
          <w:rFonts w:cs="Courier" w:ascii="Courier" w:hAnsi="Courier"/>
        </w:rPr>
        <w:t>AlphaPartSubset</w:t>
      </w:r>
      <w:r>
        <w:rPr>
          <w:rFonts w:cs="Courier"/>
        </w:rPr>
        <w:t xml:space="preserve"> and</w:t>
      </w:r>
      <w:r>
        <w:rPr/>
        <w:t xml:space="preserve"> </w:t>
      </w:r>
      <w:r>
        <w:rPr>
          <w:rFonts w:cs="Courier" w:ascii="Courier" w:hAnsi="Courier"/>
        </w:rPr>
        <w:t>AlphaPartSum</w:t>
      </w:r>
      <w:r>
        <w:rPr/>
        <w:t xml:space="preserve"> functions simplify the presentation of a partitioning analysis.</w:t>
      </w:r>
    </w:p>
    <w:p>
      <w:pPr>
        <w:pStyle w:val="Normal"/>
        <w:rPr>
          <w:i/>
          <w:i/>
          <w:iCs/>
        </w:rPr>
      </w:pPr>
      <w:r>
        <w:rPr>
          <w:i/>
          <w:iCs/>
        </w:rPr>
        <w:t>Pig breeding example</w:t>
      </w:r>
    </w:p>
    <w:p>
      <w:pPr>
        <w:pStyle w:val="Normal"/>
        <w:rPr/>
      </w:pPr>
      <w:r>
        <w:rPr/>
        <w:t>We apply the AlphaPart R package in an intriguing pig breeding example with a higher genetic trend for some traits in the multiplier compared to the nucleus. Pig breeders select in the nucleus and multiply this improvement in the multiplier to supply a large number of commercial animals. The multiplier has a lower genetic mean than the nucleus due to a time-lag. However, we occasionally observe animals with higher breeding values in the multiplier for some traits compared to the nucleus. We have used simulation and the partitioning method to investigate this intriguing example. Specifically, we have first simulated a pig breeding programme that mimics the real situation. We have next partitioned the genetic trend by tier-gender variable to quantify the sources of genetic gain in the nucleus and the multiplier.</w:t>
      </w:r>
    </w:p>
    <w:p>
      <w:pPr>
        <w:pStyle w:val="Normal"/>
        <w:rPr/>
      </w:pPr>
      <w:r>
        <w:rPr/>
        <w:t>We used the AlphaSimR package (Gaynor et al., 2019) to simulate a pig breeding programme for a single breed with 40 years of selection on two traits. Trait 1 had heritability 0.25 and trait 2 had heritability 0.10. We assumed that the traits were uncorrelated and that both traits were measured in the nucleus, while only trait 1 was measured in the multiplier. We selected on an index of the two traits with equal emphasis. We split the simulation into an initial 20 years of a “burn</w:t>
        <w:noBreakHyphen/>
        <w:t xml:space="preserve">in” and 20 years of evaluation. </w:t>
      </w:r>
    </w:p>
    <w:p>
      <w:pPr>
        <w:pStyle w:val="Normal"/>
        <w:rPr/>
      </w:pPr>
      <w:r>
        <w:rPr/>
        <w:t>In the burn-in we simulated only the nucleus and selected animals based on the index of phenotype values for both traits. We selected 25 males and 500 females each year and randomly crossed them to produce a new generation of 6,000 progeny (12 per cross). At the end of the burn-in we generated 5,000 females to seed the multiplier.</w:t>
      </w:r>
    </w:p>
    <w:p>
      <w:pPr>
        <w:pStyle w:val="Normal"/>
        <w:rPr/>
      </w:pPr>
      <w:r>
        <w:rPr/>
        <w:t>In the evaluation we simulated both the nucleus and the multiplier and selected animals based on the index of estimated breeding values for both traits. In the nucleus, we selected 25 males and 500 females each year and randomly crossed them to produce a new generation of 6,000 progeny (12 per cross). In the multiplier, we selected 750 females each year and randomly crossed them to a set of males to produce a new generation of 10,500 progeny (1</w:t>
      </w:r>
      <w:ins w:id="1" w:author="Unknown Author" w:date="2020-03-01T16:23:00Z">
        <w:r>
          <w:rPr/>
          <w:t>2</w:t>
        </w:r>
      </w:ins>
      <w:del w:id="2" w:author="Unknown Author" w:date="2020-03-01T16:23:00Z">
        <w:r>
          <w:rPr/>
          <w:delText>4</w:delText>
        </w:r>
      </w:del>
      <w:r>
        <w:rPr/>
        <w:t xml:space="preserve"> per cross). To quantify the effect of selection in the multiplier on the genetic gain we defined the set of males as either 1) the 25 best nucleus males (MaleFlow100 scenario) or 2) the25 best nucleus males and </w:t>
      </w:r>
      <w:ins w:id="3" w:author="Unknown Author" w:date="2020-03-01T16:23:00Z">
        <w:r>
          <w:rPr/>
          <w:t>100</w:t>
        </w:r>
      </w:ins>
      <w:del w:id="4" w:author="Unknown Author" w:date="2020-03-01T16:23:00Z">
        <w:r>
          <w:rPr/>
          <w:delText>25</w:delText>
        </w:r>
      </w:del>
      <w:r>
        <w:rPr/>
        <w:t xml:space="preserve"> best multiplier males in equal proportion (MaleFlow</w:t>
      </w:r>
      <w:ins w:id="5" w:author="Unknown Author" w:date="2020-03-01T16:23:00Z">
        <w:r>
          <w:rPr/>
          <w:t>2</w:t>
        </w:r>
      </w:ins>
      <w:del w:id="6" w:author="Unknown Author" w:date="2020-03-01T16:23:00Z">
        <w:r>
          <w:rPr/>
          <w:delText>5</w:delText>
        </w:r>
      </w:del>
      <w:r>
        <w:rPr/>
        <w:t>0 scenario).</w:t>
      </w:r>
    </w:p>
    <w:p>
      <w:pPr>
        <w:pStyle w:val="Normal"/>
        <w:rPr/>
      </w:pPr>
      <w:r>
        <w:rPr/>
        <w:t>We estimated the breeding values</w:t>
      </w:r>
      <w:r>
        <w:rPr>
          <w:color w:val="000000"/>
        </w:rPr>
        <w:t xml:space="preserve"> for each trait independently before each nucleus or multiplier selection decision. We ran a pedigree</w:t>
      </w:r>
      <w:r>
        <w:rPr>
          <w:color w:val="000000" w:themeColor="text1"/>
        </w:rPr>
        <w:noBreakHyphen/>
      </w:r>
      <w:r>
        <w:rPr>
          <w:color w:val="000000"/>
        </w:rPr>
        <w:t xml:space="preserve">based model implemented in blupf90 (Misztal et </w:t>
      </w:r>
      <w:bookmarkStart w:id="5" w:name="ZOTERO_BREF_taZGrkSgKQd7"/>
      <w:bookmarkEnd w:id="5"/>
      <w:r>
        <w:rPr>
          <w:color w:val="000000"/>
        </w:rPr>
        <w:t>al., 2002) and used all available data from the evaluation years</w:t>
      </w:r>
      <w:r>
        <w:rPr>
          <w:rFonts w:cs="Times New Roman"/>
          <w:color w:val="000000"/>
          <w:sz w:val="24"/>
          <w:szCs w:val="24"/>
          <w:lang w:val="en-US"/>
        </w:rPr>
        <w:t>.</w:t>
      </w:r>
      <w:r>
        <w:rPr>
          <w:color w:val="000000"/>
        </w:rPr>
        <w:t xml:space="preserve"> The model included the mean as a fixed effect and animal breeding values as a random effect modelled hierarchically with pedigree. </w:t>
      </w:r>
    </w:p>
    <w:p>
      <w:pPr>
        <w:pStyle w:val="Normal"/>
        <w:rPr/>
      </w:pPr>
      <w:r>
        <w:rPr/>
        <w:t>Finally, we partitioned the true breeding values with the AlphaPart as demonstrated above. We partitioned the true breeding values from the 20 evaluation years by tier</w:t>
        <w:noBreakHyphen/>
        <w:t>gender variable and summarized the partitions by year to quantify the contribution of each tier-gender level to the genetic trend in the nucleus and the multiplier.</w:t>
      </w:r>
    </w:p>
    <w:p>
      <w:pPr>
        <w:pStyle w:val="Normal"/>
        <w:rPr/>
      </w:pPr>
      <w:r>
        <w:rPr>
          <w:color w:val="000000" w:themeColor="text1"/>
        </w:rPr>
        <w:t xml:space="preserve">We repeated the simulation 10 times. We present mean standardized true breeding values and their partitions with mean set to zero and genetic standard deviation set to one in the year 20. We present variation over replicates with standard deviation of the means. </w:t>
      </w:r>
      <w:r>
        <w:rPr>
          <w:rFonts w:eastAsia="Arial"/>
          <w:color w:val="000000" w:themeColor="text1"/>
        </w:rPr>
        <w:t xml:space="preserve">We chose to present true (instead of estimated) breeding values to assess the true sources of genetic gain. </w:t>
      </w:r>
      <w:r>
        <w:rPr/>
        <w:t xml:space="preserve">We plot path partitions by year and report final values, but note that partitions can change over time. Code for the </w:t>
      </w:r>
      <w:r>
        <w:rPr>
          <w:sz w:val="24"/>
          <w:szCs w:val="24"/>
        </w:rPr>
        <w:t xml:space="preserve">simulation is available at </w:t>
      </w:r>
      <w:hyperlink r:id="rId4">
        <w:r>
          <w:rPr>
            <w:rStyle w:val="InternetLink"/>
            <w:b w:val="false"/>
            <w:i w:val="false"/>
            <w:caps w:val="false"/>
            <w:smallCaps w:val="false"/>
            <w:strike w:val="false"/>
            <w:dstrike w:val="false"/>
            <w:spacing w:val="0"/>
            <w:sz w:val="24"/>
            <w:szCs w:val="24"/>
            <w:u w:val="none"/>
            <w:effect w:val="none"/>
          </w:rPr>
          <w:t>https://git.ecdf.ed.ac.uk/HighlanderLab_public/jobsteter_alphapart</w:t>
        </w:r>
      </w:hyperlink>
      <w:r>
        <w:rPr>
          <w:sz w:val="24"/>
          <w:szCs w:val="24"/>
        </w:rPr>
        <w:t>.</w:t>
      </w:r>
      <w:r>
        <w:br w:type="page"/>
      </w:r>
    </w:p>
    <w:p>
      <w:pPr>
        <w:pStyle w:val="Heading1"/>
        <w:rPr/>
      </w:pPr>
      <w:r>
        <w:rPr/>
        <w:t>Results</w:t>
      </w:r>
    </w:p>
    <w:p>
      <w:pPr>
        <w:pStyle w:val="Normal"/>
        <w:rPr/>
      </w:pPr>
      <w:r>
        <w:rPr/>
        <w:t>The results show the true breeding values and their partitions obtained with the AlphaPart for the two simulated pig breeding scenarios. The simulation corroborated the real-life observation of multiplier outperforming the nucleus for traits measured in the multiplier. Partitioning showed that the superiority depends on the accuracy and intensity of multiplier selection and on extent of nucleus-multiplier gene flow.</w:t>
      </w:r>
    </w:p>
    <w:p>
      <w:pPr>
        <w:pStyle w:val="Normal"/>
        <w:rPr/>
      </w:pPr>
      <w:r>
        <w:rPr>
          <w:i/>
          <w:iCs/>
          <w:u w:val="none"/>
        </w:rPr>
        <w:t>Distribution of breeding values in the last evaluation year</w:t>
      </w:r>
    </w:p>
    <w:p>
      <w:pPr>
        <w:pStyle w:val="Normal"/>
        <w:rPr/>
      </w:pPr>
      <w:r>
        <w:rPr/>
        <w:t xml:space="preserve">The simulation corroborated the observations from real breeding programmes, where some multiplier animals have higher breeding values than the nucleus animals for some traits. This is shown in Figure 1 that presents distribution of true breeding values by trait, scenario, and tier in the last year of evaluation of one simulation replicate. The difference between the nucleus and the multiplier was particularly large in the </w:t>
      </w:r>
      <w:del w:id="7" w:author="Unknown Author" w:date="2020-03-01T16:24:00Z">
        <w:r>
          <w:rPr/>
          <w:delText>MaleFlow50</w:delText>
        </w:r>
      </w:del>
      <w:ins w:id="8" w:author="Unknown Author" w:date="2020-03-01T16:24:00Z">
        <w:r>
          <w:rPr>
            <w:rFonts w:eastAsia="Noto Sans CJK SC Regular" w:cs="Arial"/>
            <w:color w:val="00000A"/>
            <w:sz w:val="24"/>
            <w:szCs w:val="24"/>
            <w:lang w:val="en-GB" w:eastAsia="zh-CN" w:bidi="hi-IN"/>
          </w:rPr>
          <w:t>MaleFlow20</w:t>
        </w:r>
      </w:ins>
      <w:r>
        <w:rPr/>
        <w:t xml:space="preserve"> scenario. Below we quantify the sources of these observations with the partitioning method separately for each scenario over replicates.</w:t>
      </w:r>
    </w:p>
    <w:p>
      <w:pPr>
        <w:pStyle w:val="Figurecaption"/>
        <w:jc w:val="both"/>
        <w:rPr/>
      </w:pPr>
      <w:r>
        <w:rPr/>
        <w:drawing>
          <wp:inline distT="0" distB="0" distL="0" distR="0">
            <wp:extent cx="5759450" cy="39484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759450" cy="3948430"/>
                    </a:xfrm>
                    <a:prstGeom prst="rect">
                      <a:avLst/>
                    </a:prstGeom>
                  </pic:spPr>
                </pic:pic>
              </a:graphicData>
            </a:graphic>
          </wp:inline>
        </w:drawing>
      </w:r>
    </w:p>
    <w:p>
      <w:pPr>
        <w:pStyle w:val="Figurecaption"/>
        <w:jc w:val="both"/>
        <w:rPr/>
      </w:pPr>
      <w:r>
        <w:rPr/>
        <w:t xml:space="preserve">Figure 1: Distribution of true breeding values by trait, scenario and tier in the last evaluation year in one simulation replicate. In the MaleFlow100 scenario the multiplier uses nucleus males, while in the </w:t>
      </w:r>
      <w:del w:id="9" w:author="Unknown Author" w:date="2020-03-01T16:24:00Z">
        <w:r>
          <w:rPr/>
          <w:delText>MaleFlow50</w:delText>
        </w:r>
      </w:del>
      <w:ins w:id="10" w:author="Unknown Author" w:date="2020-03-01T16:24:00Z">
        <w:r>
          <w:rPr>
            <w:rFonts w:eastAsia="Noto Sans CJK SC Regular" w:cs="Arial"/>
            <w:color w:val="00000A"/>
            <w:sz w:val="24"/>
            <w:szCs w:val="24"/>
            <w:lang w:val="en-GB" w:eastAsia="zh-CN" w:bidi="hi-IN"/>
          </w:rPr>
          <w:t>MaleFlow20</w:t>
        </w:r>
      </w:ins>
      <w:r>
        <w:rPr/>
        <w:t xml:space="preserve"> scenario the multiplier uses nucleus and multiplier males. Trait 1 is measured in the nucleus and the multiplier, while trait 2 is measured only in the nucleus.</w:t>
      </w:r>
    </w:p>
    <w:p>
      <w:pPr>
        <w:pStyle w:val="Heading2"/>
        <w:numPr>
          <w:ilvl w:val="1"/>
          <w:numId w:val="1"/>
        </w:numPr>
        <w:rPr/>
      </w:pPr>
      <w:r>
        <w:rPr/>
        <w:t>Partitioning the genetic trend of MaleFlow100 scenario</w:t>
      </w:r>
    </w:p>
    <w:p>
      <w:pPr>
        <w:pStyle w:val="Normal"/>
        <w:rPr/>
      </w:pPr>
      <w:r>
        <w:rPr/>
        <w:t xml:space="preserve">In the MaleFlow100 scenario the multiplier achieved a higher genetic gain than the nucleus for trait 1 due to the selection of multiplier females. This is shown in Figure 2 that presents the partitioning of genetic trends for trait 1 and 2 and their index in the nucleus and the multiplier for the MaleFlow100 scenario. The partitioning expectedly shows that selection in the nucleus was the main source of genetic gain for both traits in both tiers, with the selection of nucleus males contributing the most. In the nucleus the genetic gain for trait 1 (9.75±0.98) and trait 2 (8.34±0.57) stemmed from the selection of nucleus females (4.10±0.52 for trait 1 and 3.42±0.30 for trait 2) and the selection of nucleus males (5.65±0.86 for trait 1 and 4.92±0.57 for trait 2). In the multiplier the genetic gain for trait 1 was higher (10.00±0.96) than in the nucleus. This increase was partly due to the increased contribution of gene flow from the nucleus males (5.75±0.86) and partly due to the selection of multiplier females (0.14±0.02). The contribution of multiplier selection changed across years. Genetic gain and path partitions for trait 2 in the multiplier were comparable to </w:t>
      </w:r>
      <w:r>
        <w:rPr/>
        <w:commentReference w:id="1"/>
      </w:r>
      <w:r>
        <w:rPr/>
        <w:t>the nucleus.</w:t>
      </w:r>
    </w:p>
    <w:p>
      <w:pPr>
        <w:pStyle w:val="Normal"/>
        <w:rPr/>
      </w:pPr>
      <w:r>
        <w:rPr/>
        <w:drawing>
          <wp:inline distT="0" distB="0" distL="0" distR="0">
            <wp:extent cx="5759450" cy="329057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759450" cy="3290570"/>
                    </a:xfrm>
                    <a:prstGeom prst="rect">
                      <a:avLst/>
                    </a:prstGeom>
                  </pic:spPr>
                </pic:pic>
              </a:graphicData>
            </a:graphic>
          </wp:inline>
        </w:drawing>
      </w:r>
    </w:p>
    <w:p>
      <w:pPr>
        <w:pStyle w:val="Figurecaption"/>
        <w:jc w:val="both"/>
        <w:rPr/>
      </w:pPr>
      <w:r>
        <w:rPr/>
        <w:t>Figure 2: Partitioning of the genetic trend by tier-gender in the MaleFlow100 scenario that uses nucleus males in the multiplier. Trait 1 is measured in the nucleus and the multiplier, while trait 2 is measured only in the nucleus.</w:t>
      </w:r>
    </w:p>
    <w:p>
      <w:pPr>
        <w:pStyle w:val="Heading2"/>
        <w:numPr>
          <w:ilvl w:val="1"/>
          <w:numId w:val="1"/>
        </w:numPr>
        <w:rPr/>
      </w:pPr>
      <w:r>
        <w:rPr/>
        <w:t xml:space="preserve">Partitioning the genetic trend of </w:t>
      </w:r>
      <w:del w:id="11" w:author="Unknown Author" w:date="2020-03-01T16:24:00Z">
        <w:r>
          <w:rPr/>
          <w:delText>MaleFlow50</w:delText>
        </w:r>
      </w:del>
      <w:ins w:id="12" w:author="Unknown Author" w:date="2020-03-01T16:24:00Z">
        <w:r>
          <w:rPr>
            <w:rFonts w:eastAsia="Times New Roman" w:cs="Times New Roman"/>
            <w:b w:val="false"/>
            <w:bCs w:val="false"/>
            <w:i/>
            <w:iCs/>
            <w:color w:val="00000A"/>
            <w:sz w:val="24"/>
            <w:szCs w:val="20"/>
            <w:lang w:val="en-US" w:eastAsia="ja-JP" w:bidi="ar-SA"/>
          </w:rPr>
          <w:t>MaleFlow20</w:t>
        </w:r>
      </w:ins>
      <w:r>
        <w:rPr/>
        <w:t xml:space="preserve"> scenario</w:t>
      </w:r>
    </w:p>
    <w:p>
      <w:pPr>
        <w:pStyle w:val="Normal"/>
        <w:rPr/>
      </w:pPr>
      <w:r>
        <w:rPr/>
        <w:t xml:space="preserve">In the </w:t>
      </w:r>
      <w:del w:id="13" w:author="Unknown Author" w:date="2020-03-01T16:24:00Z">
        <w:r>
          <w:rPr/>
          <w:delText>MaleFlow50</w:delText>
        </w:r>
      </w:del>
      <w:ins w:id="14" w:author="Unknown Author" w:date="2020-03-01T16:24:00Z">
        <w:r>
          <w:rPr>
            <w:rFonts w:eastAsia="Noto Sans CJK SC Regular" w:cs="Arial"/>
            <w:color w:val="00000A"/>
            <w:sz w:val="24"/>
            <w:szCs w:val="24"/>
            <w:lang w:val="en-GB" w:eastAsia="zh-CN" w:bidi="hi-IN"/>
          </w:rPr>
          <w:t>MaleFlow20</w:t>
        </w:r>
      </w:ins>
      <w:r>
        <w:rPr/>
        <w:t xml:space="preserve"> scenario the selection of multiplier males further increased the genetic gain for trait 1 in the multiplier compared to the nucleus, but decreased the genetic gain for trait 2. This is shown in Figure 3 that presents partitioning of genetic trends for trait 1 and 2 and their index in the nucleus and the multiplier for the </w:t>
      </w:r>
      <w:del w:id="15" w:author="Unknown Author" w:date="2020-03-01T16:24:00Z">
        <w:r>
          <w:rPr/>
          <w:delText>MaleFlow50</w:delText>
        </w:r>
      </w:del>
      <w:ins w:id="16" w:author="Unknown Author" w:date="2020-03-01T16:24:00Z">
        <w:r>
          <w:rPr>
            <w:rFonts w:eastAsia="Noto Sans CJK SC Regular" w:cs="Arial"/>
            <w:color w:val="00000A"/>
            <w:sz w:val="24"/>
            <w:szCs w:val="24"/>
            <w:lang w:val="en-GB" w:eastAsia="zh-CN" w:bidi="hi-IN"/>
          </w:rPr>
          <w:t>MaleFlow20</w:t>
        </w:r>
      </w:ins>
      <w:r>
        <w:rPr/>
        <w:t xml:space="preserve"> scenario. As in the MaleFlow100 scenario, the nucleus genetic gain for trait 1 (10.</w:t>
      </w:r>
      <w:ins w:id="17" w:author="Unknown Author" w:date="2020-03-01T16:37:00Z">
        <w:r>
          <w:rPr/>
          <w:t>09</w:t>
        </w:r>
      </w:ins>
      <w:del w:id="18" w:author="Unknown Author" w:date="2020-03-01T16:37:00Z">
        <w:r>
          <w:rPr/>
          <w:delText>7</w:delText>
        </w:r>
      </w:del>
      <w:r>
        <w:rPr/>
        <w:t>±0.</w:t>
      </w:r>
      <w:ins w:id="19" w:author="Unknown Author" w:date="2020-03-01T16:37:00Z">
        <w:r>
          <w:rPr/>
          <w:t>65</w:t>
        </w:r>
      </w:ins>
      <w:del w:id="20" w:author="Unknown Author" w:date="2020-03-01T16:37:00Z">
        <w:r>
          <w:rPr/>
          <w:delText>9</w:delText>
        </w:r>
      </w:del>
      <w:r>
        <w:rPr/>
        <w:t>) and trait 2 (8.</w:t>
      </w:r>
      <w:ins w:id="21" w:author="Unknown Author" w:date="2020-03-01T16:37:00Z">
        <w:r>
          <w:rPr/>
          <w:t>39</w:t>
        </w:r>
      </w:ins>
      <w:del w:id="22" w:author="Unknown Author" w:date="2020-03-01T16:37:00Z">
        <w:r>
          <w:rPr/>
          <w:delText>2</w:delText>
        </w:r>
      </w:del>
      <w:r>
        <w:rPr/>
        <w:t>±</w:t>
      </w:r>
      <w:ins w:id="23" w:author="Unknown Author" w:date="2020-03-01T16:37:00Z">
        <w:r>
          <w:rPr/>
          <w:t>0.69</w:t>
        </w:r>
      </w:ins>
      <w:del w:id="24" w:author="Unknown Author" w:date="2020-03-01T16:37:00Z">
        <w:r>
          <w:rPr/>
          <w:delText>1.0</w:delText>
        </w:r>
      </w:del>
      <w:r>
        <w:rPr/>
        <w:t>) stemmed from the selection of nucleus females (4.</w:t>
      </w:r>
      <w:ins w:id="25" w:author="Unknown Author" w:date="2020-03-01T16:37:00Z">
        <w:r>
          <w:rPr/>
          <w:t>40</w:t>
        </w:r>
      </w:ins>
      <w:del w:id="26" w:author="Unknown Author" w:date="2020-03-01T16:37:00Z">
        <w:r>
          <w:rPr/>
          <w:delText>7</w:delText>
        </w:r>
      </w:del>
      <w:r>
        <w:rPr/>
        <w:t>±0.</w:t>
      </w:r>
      <w:ins w:id="27" w:author="Unknown Author" w:date="2020-03-01T16:37:00Z">
        <w:r>
          <w:rPr/>
          <w:t>29</w:t>
        </w:r>
      </w:ins>
      <w:del w:id="28" w:author="Unknown Author" w:date="2020-03-01T16:37:00Z">
        <w:r>
          <w:rPr/>
          <w:delText>6</w:delText>
        </w:r>
      </w:del>
      <w:r>
        <w:rPr/>
        <w:t xml:space="preserve"> for trait 1 and 3.</w:t>
      </w:r>
      <w:ins w:id="29" w:author="Unknown Author" w:date="2020-03-01T16:37:00Z">
        <w:r>
          <w:rPr/>
          <w:t>22</w:t>
        </w:r>
      </w:ins>
      <w:del w:id="30" w:author="Unknown Author" w:date="2020-03-01T16:37:00Z">
        <w:r>
          <w:rPr/>
          <w:delText>1</w:delText>
        </w:r>
      </w:del>
      <w:r>
        <w:rPr/>
        <w:t>±0.5</w:t>
      </w:r>
      <w:ins w:id="31" w:author="Unknown Author" w:date="2020-03-01T16:38:00Z">
        <w:r>
          <w:rPr/>
          <w:t>5</w:t>
        </w:r>
      </w:ins>
      <w:r>
        <w:rPr/>
        <w:t xml:space="preserve"> for trait 2) and nucleus males (5.</w:t>
      </w:r>
      <w:ins w:id="32" w:author="Unknown Author" w:date="2020-03-01T16:38:00Z">
        <w:r>
          <w:rPr/>
          <w:t>6</w:t>
        </w:r>
      </w:ins>
      <w:r>
        <w:rPr/>
        <w:t>9±0.</w:t>
      </w:r>
      <w:del w:id="33" w:author="Unknown Author" w:date="2020-03-01T16:38:00Z">
        <w:r>
          <w:rPr/>
          <w:delText>7</w:delText>
        </w:r>
      </w:del>
      <w:ins w:id="34" w:author="Unknown Author" w:date="2020-03-01T16:38:00Z">
        <w:r>
          <w:rPr/>
          <w:t>62</w:t>
        </w:r>
      </w:ins>
      <w:r>
        <w:rPr/>
        <w:t xml:space="preserve"> for trait 1 and 5.1</w:t>
      </w:r>
      <w:ins w:id="35" w:author="Unknown Author" w:date="2020-03-01T16:38:00Z">
        <w:r>
          <w:rPr/>
          <w:t>7</w:t>
        </w:r>
      </w:ins>
      <w:r>
        <w:rPr/>
        <w:t>±0.</w:t>
      </w:r>
      <w:ins w:id="36" w:author="Unknown Author" w:date="2020-03-01T16:38:00Z">
        <w:r>
          <w:rPr/>
          <w:t>81</w:t>
        </w:r>
      </w:ins>
      <w:del w:id="37" w:author="Unknown Author" w:date="2020-03-01T16:38:00Z">
        <w:r>
          <w:rPr/>
          <w:delText>7</w:delText>
        </w:r>
      </w:del>
      <w:r>
        <w:rPr/>
        <w:t xml:space="preserve"> for trait 2). In the multiplier the final genetic gain for trait 1 was again higher (1</w:t>
      </w:r>
      <w:ins w:id="38" w:author="Unknown Author" w:date="2020-03-01T16:38:00Z">
        <w:r>
          <w:rPr/>
          <w:t>0</w:t>
        </w:r>
      </w:ins>
      <w:del w:id="39" w:author="Unknown Author" w:date="2020-03-01T16:38:00Z">
        <w:r>
          <w:rPr/>
          <w:delText>1</w:delText>
        </w:r>
      </w:del>
      <w:r>
        <w:rPr/>
        <w:t>.</w:t>
      </w:r>
      <w:ins w:id="40" w:author="Unknown Author" w:date="2020-03-01T16:38:00Z">
        <w:r>
          <w:rPr/>
          <w:t>3</w:t>
        </w:r>
      </w:ins>
      <w:r>
        <w:rPr/>
        <w:t>6±</w:t>
      </w:r>
      <w:ins w:id="41" w:author="Unknown Author" w:date="2020-03-01T16:38:00Z">
        <w:r>
          <w:rPr/>
          <w:t>0.69</w:t>
        </w:r>
      </w:ins>
      <w:del w:id="42" w:author="Unknown Author" w:date="2020-03-01T16:38:00Z">
        <w:r>
          <w:rPr/>
          <w:delText>1.0</w:delText>
        </w:r>
      </w:del>
      <w:r>
        <w:rPr/>
        <w:t>) than in the nucleus. This increase was a result of the selection of multiplier females (0.</w:t>
      </w:r>
      <w:ins w:id="43" w:author="Unknown Author" w:date="2020-03-01T16:39:00Z">
        <w:r>
          <w:rPr/>
          <w:t>30</w:t>
        </w:r>
      </w:ins>
      <w:del w:id="44" w:author="Unknown Author" w:date="2020-03-01T16:39:00Z">
        <w:r>
          <w:rPr/>
          <w:delText>9</w:delText>
        </w:r>
      </w:del>
      <w:r>
        <w:rPr/>
        <w:t>±0.</w:t>
      </w:r>
      <w:ins w:id="45" w:author="Unknown Author" w:date="2020-03-01T16:39:00Z">
        <w:r>
          <w:rPr/>
          <w:t>06</w:t>
        </w:r>
      </w:ins>
      <w:del w:id="46" w:author="Unknown Author" w:date="2020-03-01T16:39:00Z">
        <w:r>
          <w:rPr/>
          <w:delText>4</w:delText>
        </w:r>
      </w:del>
      <w:r>
        <w:rPr/>
        <w:t>) and multiplier males (0.</w:t>
      </w:r>
      <w:ins w:id="47" w:author="Unknown Author" w:date="2020-03-01T16:39:00Z">
        <w:r>
          <w:rPr/>
          <w:t>15</w:t>
        </w:r>
      </w:ins>
      <w:del w:id="48" w:author="Unknown Author" w:date="2020-03-01T16:39:00Z">
        <w:r>
          <w:rPr/>
          <w:delText>7</w:delText>
        </w:r>
      </w:del>
      <w:r>
        <w:rPr/>
        <w:t>±0.</w:t>
      </w:r>
      <w:ins w:id="49" w:author="Unknown Author" w:date="2020-03-01T16:40:00Z">
        <w:r>
          <w:rPr/>
          <w:t>0</w:t>
        </w:r>
      </w:ins>
      <w:r>
        <w:rPr/>
        <w:t>4), and reduced contribution of gene flow from the nucleus females (via used nucleus males) (4.</w:t>
      </w:r>
      <w:ins w:id="50" w:author="Unknown Author" w:date="2020-03-01T16:40:00Z">
        <w:r>
          <w:rPr/>
          <w:t>21</w:t>
        </w:r>
      </w:ins>
      <w:del w:id="51" w:author="Unknown Author" w:date="2020-03-01T16:40:00Z">
        <w:r>
          <w:rPr/>
          <w:delText>3</w:delText>
        </w:r>
      </w:del>
      <w:r>
        <w:rPr/>
        <w:t>±0.</w:t>
      </w:r>
      <w:ins w:id="52" w:author="Unknown Author" w:date="2020-03-01T16:40:00Z">
        <w:r>
          <w:rPr/>
          <w:t>27</w:t>
        </w:r>
      </w:ins>
      <w:del w:id="53" w:author="Unknown Author" w:date="2020-03-01T16:40:00Z">
        <w:r>
          <w:rPr/>
          <w:delText>5</w:delText>
        </w:r>
      </w:del>
      <w:r>
        <w:rPr/>
        <w:t>)</w:t>
      </w:r>
      <w:r>
        <w:rPr/>
        <w:commentReference w:id="2"/>
      </w:r>
      <w:del w:id="54" w:author="Unknown Author" w:date="2020-03-01T16:40:00Z">
        <w:r>
          <w:rPr/>
          <w:delText xml:space="preserve"> and the nucleus males (5.7±0.8)</w:delText>
        </w:r>
      </w:del>
      <w:r>
        <w:rPr/>
        <w:t>. The contribution of multiplier selection changed across years. Genetic gain for trait 2 was lower in the multiplier (</w:t>
      </w:r>
      <w:ins w:id="55" w:author="Unknown Author" w:date="2020-03-01T16:41:00Z">
        <w:r>
          <w:rPr/>
          <w:t>8.14</w:t>
        </w:r>
      </w:ins>
      <w:del w:id="56" w:author="Unknown Author" w:date="2020-03-01T16:41:00Z">
        <w:r>
          <w:rPr/>
          <w:delText>7.2</w:delText>
        </w:r>
      </w:del>
      <w:r>
        <w:rPr/>
        <w:t>±</w:t>
      </w:r>
      <w:ins w:id="57" w:author="Unknown Author" w:date="2020-03-01T16:41:00Z">
        <w:r>
          <w:rPr/>
          <w:t>0.68</w:t>
        </w:r>
      </w:ins>
      <w:del w:id="58" w:author="Unknown Author" w:date="2020-03-01T16:41:00Z">
        <w:r>
          <w:rPr/>
          <w:delText>1.4</w:delText>
        </w:r>
      </w:del>
      <w:r>
        <w:rPr/>
        <w:t xml:space="preserve">) than in the nucleus </w:t>
      </w:r>
      <w:del w:id="59" w:author="Unknown Author" w:date="2020-03-01T16:41:00Z">
        <w:r>
          <w:rPr/>
          <w:delText xml:space="preserve">(8.2±1.0) </w:delText>
        </w:r>
      </w:del>
      <w:r>
        <w:rPr/>
        <w:t>due to a small negative contribution of multiplier females (-0.</w:t>
      </w:r>
      <w:ins w:id="60" w:author="Unknown Author" w:date="2020-03-01T16:42:00Z">
        <w:r>
          <w:rPr/>
          <w:t>05</w:t>
        </w:r>
      </w:ins>
      <w:del w:id="61" w:author="Unknown Author" w:date="2020-03-01T16:42:00Z">
        <w:r>
          <w:rPr/>
          <w:delText>18</w:delText>
        </w:r>
      </w:del>
      <w:r>
        <w:rPr/>
        <w:t>±0.</w:t>
      </w:r>
      <w:ins w:id="62" w:author="Unknown Author" w:date="2020-03-01T16:42:00Z">
        <w:r>
          <w:rPr/>
          <w:t>06</w:t>
        </w:r>
      </w:ins>
      <w:del w:id="63" w:author="Unknown Author" w:date="2020-03-01T16:42:00Z">
        <w:r>
          <w:rPr/>
          <w:delText>11</w:delText>
        </w:r>
      </w:del>
      <w:r>
        <w:rPr/>
        <w:t>) and multiplier males (</w:t>
        <w:noBreakHyphen/>
        <w:t>0.</w:t>
      </w:r>
      <w:ins w:id="64" w:author="Unknown Author" w:date="2020-03-01T16:42:00Z">
        <w:r>
          <w:rPr/>
          <w:t>03</w:t>
        </w:r>
      </w:ins>
      <w:del w:id="65" w:author="Unknown Author" w:date="2020-03-01T16:42:00Z">
        <w:r>
          <w:rPr/>
          <w:delText>16</w:delText>
        </w:r>
      </w:del>
      <w:r>
        <w:rPr/>
        <w:t>±0.</w:t>
      </w:r>
      <w:del w:id="66" w:author="Unknown Author" w:date="2020-03-01T16:42:00Z">
        <w:r>
          <w:rPr/>
          <w:delText>1</w:delText>
        </w:r>
      </w:del>
      <w:ins w:id="67" w:author="Unknown Author" w:date="2020-03-01T16:42:00Z">
        <w:r>
          <w:rPr/>
          <w:t>02</w:t>
        </w:r>
      </w:ins>
      <w:del w:id="68" w:author="Unknown Author" w:date="2020-03-01T16:42:00Z">
        <w:r>
          <w:rPr/>
          <w:delText>3</w:delText>
        </w:r>
      </w:del>
      <w:r>
        <w:rPr/>
        <w:commentReference w:id="3"/>
      </w:r>
      <w:r>
        <w:rPr/>
        <w:t xml:space="preserve">), and reduced contribution of gene flow </w:t>
      </w:r>
      <w:ins w:id="69" w:author="Unknown Author" w:date="2020-03-01T16:43:00Z">
        <w:r>
          <w:rPr/>
          <w:t>through nucleus females (3.13</w:t>
        </w:r>
      </w:ins>
      <w:del w:id="70" w:author="Unknown Author" w:date="2020-03-01T16:43:00Z">
        <w:r>
          <w:rPr/>
          <w:delText>from the nucleus.</w:delText>
        </w:r>
      </w:del>
      <w:ins w:id="71" w:author="Unknown Author" w:date="2020-03-01T16:43:00Z">
        <w:r>
          <w:rPr/>
          <w:t>±0.54) and nucleus males (5.09±0.80)</w:t>
        </w:r>
      </w:ins>
      <w:ins w:id="72" w:author="Unknown Author" w:date="2020-03-01T16:44:00Z">
        <w:r>
          <w:rPr/>
          <w:t>.</w:t>
        </w:r>
      </w:ins>
    </w:p>
    <w:p>
      <w:pPr>
        <w:pStyle w:val="ANMheading1"/>
        <w:jc w:val="both"/>
        <w:rPr/>
      </w:pPr>
      <w:r>
        <w:rPr/>
        <w:drawing>
          <wp:inline distT="0" distB="0" distL="0" distR="0">
            <wp:extent cx="5759450" cy="32905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759450" cy="3290570"/>
                    </a:xfrm>
                    <a:prstGeom prst="rect">
                      <a:avLst/>
                    </a:prstGeom>
                  </pic:spPr>
                </pic:pic>
              </a:graphicData>
            </a:graphic>
          </wp:inline>
        </w:drawing>
      </w:r>
    </w:p>
    <w:p>
      <w:pPr>
        <w:pStyle w:val="Figurecaption"/>
        <w:jc w:val="both"/>
        <w:rPr/>
      </w:pPr>
      <w:r>
        <w:rPr/>
        <w:t xml:space="preserve">Figure 3: Partitioning of the genetic trend by tier-gender in the </w:t>
      </w:r>
      <w:del w:id="73" w:author="Unknown Author" w:date="2020-03-01T16:24:00Z">
        <w:r>
          <w:rPr/>
          <w:delText>MaleFlow50</w:delText>
        </w:r>
      </w:del>
      <w:ins w:id="74" w:author="Unknown Author" w:date="2020-03-01T16:24:00Z">
        <w:r>
          <w:rPr>
            <w:rFonts w:eastAsia="Noto Sans CJK SC Regular" w:cs="Arial"/>
            <w:color w:val="00000A"/>
            <w:sz w:val="24"/>
            <w:szCs w:val="24"/>
            <w:lang w:val="en-GB" w:eastAsia="zh-CN" w:bidi="hi-IN"/>
          </w:rPr>
          <w:t>MaleFlow20</w:t>
        </w:r>
      </w:ins>
      <w:r>
        <w:rPr/>
        <w:t xml:space="preserve"> scenario that uses nucleus and multiplier males in the multiplier. Trait 1 is measured in the nucleus and the multiplier, while trait 2 is measured only in the nucleus.</w:t>
      </w:r>
    </w:p>
    <w:p>
      <w:pPr>
        <w:pStyle w:val="Normal"/>
        <w:suppressAutoHyphens w:val="false"/>
        <w:spacing w:lineRule="auto" w:line="240" w:before="0" w:after="0"/>
        <w:jc w:val="left"/>
        <w:rPr/>
      </w:pPr>
      <w:r>
        <w:rPr/>
      </w:r>
      <w:r>
        <w:br w:type="page"/>
      </w:r>
    </w:p>
    <w:p>
      <w:pPr>
        <w:pStyle w:val="Heading1"/>
        <w:rPr/>
      </w:pPr>
      <w:r>
        <w:rPr/>
        <w:t>Discussion</w:t>
      </w:r>
    </w:p>
    <w:p>
      <w:pPr>
        <w:pStyle w:val="Normal"/>
        <w:rPr/>
      </w:pPr>
      <w:r>
        <w:rPr/>
        <w:t>In this paper we present the AlphaPart R package that implements the method for partitioning genetic trends. The method and the package are invaluable for deciphering and quantifying the sources of genetic gain. The package streamlines such an analysis into a few lines of R code, while enabling advanced handling of the data and results, and plotting. Here we demonstrate the partitioning method in an intriguing pig breeding example with a higher genetic trend for some traits in the multiplier compared to the nucleus. This example shows the investigative power of the partitioning method and raises two discussion topics: i) what are the sources of genetic gain in the two tiers of a pig breeding programme, and ii) implications for pig breeding programmes. We conclude with plans for the future development of AlphaPart.</w:t>
      </w:r>
    </w:p>
    <w:p>
      <w:pPr>
        <w:pStyle w:val="Normal"/>
        <w:rPr/>
      </w:pPr>
      <w:r>
        <w:rPr/>
        <w:t>By partitioning the genetic trend in a simulated pig breeding programme we disentangle the intriguing observation of some multiplier animals having higher breeding values for some traits compared to the nucleus animals. Due to time-lag of the multiplier we expect higher breeding values in the nucleus. The partitioning expectedly revealed that the gene flow from the nucleus into the multiplier is the main source of genetic gain in the multiplier, with the nucleus males contributing the most. This is expected due to nucleus-multiplier gene flow and higher intensity of selection in males.</w:t>
      </w:r>
    </w:p>
    <w:p>
      <w:pPr>
        <w:pStyle w:val="Normal"/>
        <w:rPr/>
      </w:pPr>
      <w:r>
        <w:rPr/>
        <w:t>However, the results also show that selection in the multiplier can contribute additional genetic gain on top of the gene flow from the nucleus. The multiplier outperformed the nucleus for trait 1, since with the 10,500 recorded multiplier animals there was substantial amount of information for accurate multiplier selection that generated additional genetic gain. The partitioning of genetic trend for trait 1 showed that when we used only the nucleus males in the multiplier (MaleFlow100), the multiplier generated additional gain from two sources. First, compared to the nucleus, the contribution of the nucleus males increased because they contributed through the gene flow and through the selection of multiplier females. Second, the selection of multiplier females contributed as well. When we used both the nucleus males and the multiplier males in the multiplier (</w:t>
      </w:r>
      <w:del w:id="75" w:author="Unknown Author" w:date="2020-03-01T16:24:00Z">
        <w:r>
          <w:rPr/>
          <w:delText>MaleFlow50</w:delText>
        </w:r>
      </w:del>
      <w:ins w:id="76" w:author="Unknown Author" w:date="2020-03-01T16:24:00Z">
        <w:r>
          <w:rPr>
            <w:rFonts w:eastAsia="Noto Sans CJK SC Regular" w:cs="Arial"/>
            <w:color w:val="00000A"/>
            <w:sz w:val="24"/>
            <w:szCs w:val="24"/>
            <w:lang w:val="en-GB" w:eastAsia="zh-CN" w:bidi="hi-IN"/>
          </w:rPr>
          <w:t>MaleFlow20</w:t>
        </w:r>
      </w:ins>
      <w:r>
        <w:rPr/>
        <w:t>), the multiplier generated further gain through a combination of the sources. First was the contribution of the selection of multiplier females and males</w:t>
      </w:r>
      <w:del w:id="77" w:author="Unknown Author" w:date="2020-03-01T16:45:00Z">
        <w:r>
          <w:rPr/>
          <w:delText xml:space="preserve"> </w:delText>
        </w:r>
      </w:del>
      <w:r>
        <w:rPr/>
        <w:t xml:space="preserve">. In contrast, the contribution of nucleus </w:t>
      </w:r>
      <w:del w:id="78" w:author="Unknown Author" w:date="2020-03-01T16:46:00Z">
        <w:r>
          <w:rPr/>
          <w:delText>males</w:delText>
        </w:r>
      </w:del>
      <w:r>
        <w:rPr/>
        <w:commentReference w:id="4"/>
      </w:r>
      <w:del w:id="79" w:author="Unknown Author" w:date="2020-03-01T16:46:00Z">
        <w:r>
          <w:rPr/>
          <w:delText xml:space="preserve"> and f</w:delText>
        </w:r>
      </w:del>
      <w:r>
        <w:rPr/>
        <w:commentReference w:id="5"/>
      </w:r>
      <w:r>
        <w:rPr/>
        <w:t xml:space="preserve">emales decreased due to the reduced nucleus-multiplier gene flow. </w:t>
      </w:r>
      <w:commentRangeStart w:id="6"/>
      <w:r>
        <w:rPr/>
        <w:t xml:space="preserve">This decrease was due to a smaller number of progeny per nucleus male compared to the MaleFlow100 scenario. </w:t>
      </w:r>
      <w:commentRangeEnd w:id="6"/>
      <w:r>
        <w:commentReference w:id="6"/>
      </w:r>
      <w:r>
        <w:rPr/>
      </w:r>
    </w:p>
    <w:p>
      <w:pPr>
        <w:pStyle w:val="Normal"/>
        <w:rPr/>
      </w:pPr>
      <w:r>
        <w:rPr/>
        <w:t xml:space="preserve">On the contrary, trait 2 was not measured in the multiplier and had </w:t>
      </w:r>
      <w:commentRangeStart w:id="7"/>
      <w:r>
        <w:rPr/>
        <w:t>equa</w:t>
      </w:r>
      <w:r>
        <w:rPr/>
      </w:r>
      <w:commentRangeEnd w:id="7"/>
      <w:r>
        <w:commentReference w:id="7"/>
      </w:r>
      <w:r>
        <w:rPr/>
        <w:t xml:space="preserve">l or smaller genetic trend in the multiplier than in the nucleus. For trait 2 the multiplier animals were selected only on estimated parent average, which resulted in low accuracy selection. In the MaleFlow100 scenario this low accuracy selection resulted in a null contribution of multiplier females to the genetic trend for trait 2 and comparable genetic trends between the nucleus and the multiplier. In the </w:t>
      </w:r>
      <w:del w:id="80" w:author="Unknown Author" w:date="2020-03-01T16:24:00Z">
        <w:r>
          <w:rPr/>
          <w:delText>MaleFlow50</w:delText>
        </w:r>
      </w:del>
      <w:ins w:id="81" w:author="Unknown Author" w:date="2020-03-01T16:24:00Z">
        <w:r>
          <w:rPr>
            <w:rFonts w:eastAsia="Noto Sans CJK SC Regular" w:cs="Arial"/>
            <w:color w:val="00000A"/>
            <w:sz w:val="24"/>
            <w:szCs w:val="24"/>
            <w:lang w:val="en-GB" w:eastAsia="zh-CN" w:bidi="hi-IN"/>
          </w:rPr>
          <w:t>MaleFlow20</w:t>
        </w:r>
      </w:ins>
      <w:r>
        <w:rPr/>
        <w:t xml:space="preserve"> scenario with a reduced nucleus-multiplier gene flow this low accuracy selection resulted in the reduced genetic gain for trait 2.</w:t>
      </w:r>
    </w:p>
    <w:p>
      <w:pPr>
        <w:pStyle w:val="Normal"/>
        <w:rPr>
          <w:rFonts w:ascii="Liberation Serif" w:hAnsi="Liberation Serif" w:eastAsia="DejaVu Sans" w:cs="DejaVu Sans"/>
          <w:highlight w:val="yellow"/>
          <w:lang w:val="en-US" w:eastAsia="en-US" w:bidi="en-US"/>
        </w:rPr>
      </w:pPr>
      <w:r>
        <w:rPr>
          <w:rFonts w:eastAsia="DejaVu Sans" w:cs="DejaVu Sans" w:ascii="Liberation Serif" w:hAnsi="Liberation Serif"/>
          <w:highlight w:val="yellow"/>
          <w:lang w:val="en-US" w:eastAsia="en-US" w:bidi="en-US"/>
        </w:rPr>
      </w:r>
    </w:p>
    <w:p>
      <w:pPr>
        <w:pStyle w:val="ANMheading1"/>
        <w:jc w:val="both"/>
        <w:rPr/>
      </w:pPr>
      <w:r>
        <w:rPr>
          <w:b w:val="false"/>
        </w:rPr>
        <w:t>We have initiated further research on extending the partitioning method in three areas with corresponding implementation in the new development version of AlphaPart. The first extension utilises genomic information to inform which genome regions drive genetic change and what are sources of specific haplotypes or alleles in these genome regions. The second extension uses the partitioning method to analyse changes in genetic variance in addition to the genetic mean. The third extension simplifies handling of uncertainty of path contributions when working with samples from posterior distributions (Sorensen et al., 1994; Škorput et al., 2015).</w:t>
      </w:r>
      <w:r>
        <w:br w:type="page"/>
      </w:r>
    </w:p>
    <w:p>
      <w:pPr>
        <w:pStyle w:val="Heading1"/>
        <w:numPr>
          <w:ilvl w:val="0"/>
          <w:numId w:val="1"/>
        </w:numPr>
        <w:rPr/>
      </w:pPr>
      <w:r>
        <w:rPr/>
        <w:t>Acknowledgments</w:t>
      </w:r>
    </w:p>
    <w:p>
      <w:pPr>
        <w:pStyle w:val="Normal"/>
        <w:rPr/>
      </w:pPr>
      <w:r>
        <w:rPr/>
        <w:t>The authors</w:t>
      </w:r>
      <w:r>
        <w:rPr>
          <w:color w:val="000000"/>
        </w:rPr>
        <w:t xml:space="preserve"> acknowledge support from the BBSRC to The Roslin Institute (BBS/E/D/30002275) and The University of Edinburgh’s Data-Driven Innovation Chancellor’s fellowship.</w:t>
      </w:r>
      <w:r>
        <w:br w:type="page"/>
      </w:r>
    </w:p>
    <w:p>
      <w:pPr>
        <w:pStyle w:val="Heading1"/>
        <w:numPr>
          <w:ilvl w:val="0"/>
          <w:numId w:val="1"/>
        </w:numPr>
        <w:rPr/>
      </w:pPr>
      <w:r>
        <w:rPr/>
        <w:t>References</w:t>
      </w:r>
    </w:p>
    <w:p>
      <w:pPr>
        <w:pStyle w:val="Bibliography1"/>
        <w:rPr/>
      </w:pPr>
      <w:r>
        <w:rPr/>
        <w:t>Blair HT and Pollak EJ 1984. Estimation of genetic trend in a selected populaton with and without the use of a control population. Journal of Animal Science 58, 878-886.</w:t>
      </w:r>
    </w:p>
    <w:p>
      <w:pPr>
        <w:pStyle w:val="Bibliography1"/>
        <w:rPr/>
      </w:pPr>
      <w:r>
        <w:rPr/>
        <w:t>García-Cortés LA, Martínez-Ávila JC, Toro MA 2008. Partition of the genetic trend to validate multiple selection decisions. Animal 2, 821–824.</w:t>
      </w:r>
    </w:p>
    <w:p>
      <w:pPr>
        <w:pStyle w:val="Bibliography1"/>
        <w:rPr/>
      </w:pPr>
      <w:r>
        <w:rPr/>
        <w:t xml:space="preserve">Gaynor RC, Gorjanc G, Wilson D, Money D, Hickey JM 2019. AlphaSimR Breeding Program Simulations. Version 0.11.0. </w:t>
      </w:r>
      <w:hyperlink r:id="rId8">
        <w:r>
          <w:rPr>
            <w:rStyle w:val="InternetLink"/>
            <w:szCs w:val="22"/>
            <w:lang w:val="sl-SI"/>
          </w:rPr>
          <w:t>http://CRAN.R-project.org/package=AlphaSimR</w:t>
        </w:r>
      </w:hyperlink>
    </w:p>
    <w:p>
      <w:pPr>
        <w:pStyle w:val="Bibliography1"/>
        <w:rPr/>
      </w:pPr>
      <w:r>
        <w:rPr/>
        <w:t>Gorjanc G, Potočnik K, García-Cortés LA, Jakobsen J and Dürr J 2011. Partitioning of international genetic trends by origin in Brown Swiss bulls. Interbull Bulletin 44, 81-86.</w:t>
      </w:r>
    </w:p>
    <w:p>
      <w:pPr>
        <w:pStyle w:val="Bibliography1"/>
        <w:rPr/>
      </w:pPr>
      <w:r>
        <w:rPr>
          <w:color w:val="000514"/>
        </w:rPr>
        <w:t xml:space="preserve">Gorjanc G, Hely FS, Amer PR </w:t>
      </w:r>
      <w:r>
        <w:rPr/>
        <w:t>2012. Partitioning international genetic trends by origin in Holstein bulls. Paper presented at the ICAR conference, 28 May – 1 June 2012, Cork, Ireland.</w:t>
      </w:r>
    </w:p>
    <w:p>
      <w:pPr>
        <w:pStyle w:val="Bibliography1"/>
        <w:rPr/>
      </w:pPr>
      <w:r>
        <w:rPr/>
        <w:t>Misztal I, Tsuruta S, Strabel T, Auvray B, Druet T and Lee DF 2002. BLUPF90 and related programs (BGF90). Proceedings from the 7th World Congress on Genetics Applied to Livestock Production, August 2002, Montpellier, France, 1-2.</w:t>
      </w:r>
    </w:p>
    <w:p>
      <w:pPr>
        <w:pStyle w:val="Bibliography1"/>
        <w:rPr/>
      </w:pPr>
      <w:r>
        <w:rPr/>
        <w:t xml:space="preserve">Sorensen DA, Wang CS, Jansen J and Gianola D 1994. Bayesian analysis of genetic change due to selection using Gibbs sampling. Genetics Selection Evolution 26, 333-360. </w:t>
      </w:r>
    </w:p>
    <w:p>
      <w:pPr>
        <w:pStyle w:val="Bibliography1"/>
        <w:rPr/>
      </w:pPr>
      <w:r>
        <w:rPr/>
        <w:t>Škorput D, Gorjanc G., Kasap A and Luković Z 2015. Partition of genetic trends by origin in Landrace and Large-White pigs. Animal 9, 1605–1609.</w:t>
      </w:r>
    </w:p>
    <w:p>
      <w:pPr>
        <w:pStyle w:val="Bibliography1"/>
        <w:rPr/>
      </w:pPr>
      <w:r>
        <w:rPr/>
        <w:t>Špehar M, Ivkić Z, Bulić V, Barać Z, and Gorjanc G 2011. Partitioning of Genetic Trends by Origin in Croatian Simmental Cattle. Agriculturae Conspectus Scientificus 76, 301-304.</w:t>
      </w:r>
    </w:p>
    <w:p>
      <w:pPr>
        <w:pStyle w:val="Bibliography1"/>
        <w:rPr/>
      </w:pPr>
      <w:r>
        <w:rPr/>
        <w:t>Thompson R 1979. Sire Evaluation. Biometrics 35, 339-353.</w:t>
      </w:r>
    </w:p>
    <w:sectPr>
      <w:headerReference w:type="default" r:id="rId9"/>
      <w:footerReference w:type="default" r:id="rId10"/>
      <w:type w:val="nextPage"/>
      <w:pgSz w:w="11906" w:h="16838"/>
      <w:pgMar w:left="1418" w:right="1418" w:header="720" w:top="1418" w:footer="709" w:bottom="1418" w:gutter="0"/>
      <w:lnNumType w:countBy="1" w:restart="continuous" w:distance="283"/>
      <w:pgNumType w:fmt="decimal"/>
      <w:formProt w:val="false"/>
      <w:textDirection w:val="lrTb"/>
      <w:docGrid w:type="default" w:linePitch="36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3-01T17:20:19Z" w:initials="">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bidi="ar-SA" w:eastAsia="ja-JP" w:val="en-US"/>
        </w:rPr>
        <w:t>Question in the results</w:t>
      </w:r>
    </w:p>
  </w:comment>
  <w:comment w:id="1" w:author="Unknown Author" w:date="2020-03-01T16:49:02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GB" w:eastAsia="ja-JP"/>
        </w:rPr>
        <w:t>Technically, nuclues achieved 8.34 and reproduction 8.48. Before we ignored this difference, since other differences were much larger</w:t>
      </w:r>
    </w:p>
  </w:comment>
  <w:comment w:id="2" w:author="Unknown Author" w:date="2020-03-01T16:40:27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GB" w:eastAsia="ja-JP"/>
        </w:rPr>
        <w:t>This is not true anymore!!! It reduces only for females ??</w:t>
      </w:r>
    </w:p>
  </w:comment>
  <w:comment w:id="3" w:author="Unknown Author" w:date="2020-03-01T16:42:35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GB" w:eastAsia="ja-JP"/>
        </w:rPr>
        <w:t>This is now a very small number</w:t>
      </w:r>
    </w:p>
  </w:comment>
  <w:comment w:id="4" w:author="Unknown Author" w:date="2020-03-01T16:46:01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GB" w:eastAsia="ja-JP"/>
        </w:rPr>
        <w:t>Again, why only females?</w:t>
      </w:r>
    </w:p>
  </w:comment>
  <w:comment w:id="5" w:author="" w:date="0-00-00T00:00:00Z" w:initials="">
    <w:p>
      <w:r>
        <w:rPr>
          <w:rFonts w:ascii="Liberation Serif" w:hAnsi="Liberation Serif" w:eastAsia="DejaVu Sans" w:cs="DejaVu Sans"/>
          <w:color w:val="auto"/>
          <w:lang w:val="en-US" w:eastAsia="en-US" w:bidi="en-US"/>
        </w:rPr>
      </w:r>
    </w:p>
  </w:comment>
  <w:comment w:id="6" w:author="Unknown Author" w:date="2020-03-01T16:46:29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GB" w:eastAsia="ja-JP"/>
        </w:rPr>
        <w:t>What with this now?</w:t>
      </w:r>
    </w:p>
  </w:comment>
  <w:comment w:id="7" w:author="Unknown Author" w:date="2020-03-01T16:51:36Z" w:initials="">
    <w:p>
      <w:r>
        <w:rPr>
          <w:rFonts w:cs="Times New Roman" w:ascii="Times New Roman" w:hAnsi="Times New Roman" w:eastAsia="Times New Roma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0"/>
          <w:u w:val="none"/>
          <w:vertAlign w:val="baseline"/>
          <w:em w:val="none"/>
          <w:lang w:bidi="ar-SA" w:val="en-GB" w:eastAsia="ja-JP"/>
        </w:rPr>
        <w:t>Again, the difference in MaleFlow100 maybe not negligible anymore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erif">
    <w:altName w:val="Times New Roman"/>
    <w:charset w:val="01"/>
    <w:family w:val="swiss"/>
    <w:pitch w:val="variable"/>
  </w:font>
  <w:font w:name="Courier New">
    <w:charset w:val="01"/>
    <w:family w:val="roman"/>
    <w:pitch w:val="variable"/>
  </w:font>
  <w:font w:name="Wingdings">
    <w:charset w:val="01"/>
    <w:family w:val="roman"/>
    <w:pitch w:val="variable"/>
  </w:font>
  <w:font w:name="Symbo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alibri">
    <w:charset w:val="01"/>
    <w:family w:val="roman"/>
    <w:pitch w:val="variable"/>
  </w:font>
  <w:font w:name="Courier">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suppressLineNumbers/>
      <w:tabs>
        <w:tab w:val="center" w:pos="4819" w:leader="none"/>
        <w:tab w:val="right" w:pos="9638" w:leader="none"/>
      </w:tabs>
      <w:spacing w:before="0" w:after="24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819" w:leader="none"/>
        <w:tab w:val="right" w:pos="9638" w:leader="none"/>
      </w:tabs>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0" w:hanging="0"/>
      </w:pPr>
    </w:lvl>
    <w:lvl w:ilvl="3">
      <w:start w:val="1"/>
      <w:numFmt w:val="none"/>
      <w:suff w:val="nothing"/>
      <w:lvlText w:val=""/>
      <w:lvlJc w:val="left"/>
      <w:pPr>
        <w:ind w:left="864" w:hanging="864"/>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displayBackgroundShape/>
  <w:trackRevisions/>
  <w:embedSystemFonts/>
  <w:defaultTabStop w:val="720"/>
  <w:autoHyphenation w:val="fals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ja-JP"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480" w:before="0" w:after="240"/>
      <w:jc w:val="both"/>
    </w:pPr>
    <w:rPr>
      <w:rFonts w:ascii="Arial" w:hAnsi="Arial" w:eastAsia="Noto Sans CJK SC Regular" w:cs="Arial"/>
      <w:color w:val="00000A"/>
      <w:sz w:val="24"/>
      <w:szCs w:val="24"/>
      <w:lang w:val="en-GB" w:eastAsia="zh-CN" w:bidi="hi-IN"/>
    </w:rPr>
  </w:style>
  <w:style w:type="paragraph" w:styleId="Heading1">
    <w:name w:val="Heading 1"/>
    <w:basedOn w:val="Normal"/>
    <w:uiPriority w:val="9"/>
    <w:qFormat/>
    <w:pPr>
      <w:widowControl w:val="false"/>
      <w:outlineLvl w:val="0"/>
    </w:pPr>
    <w:rPr>
      <w:rFonts w:eastAsia="Times New Roman" w:cs="Times New Roman"/>
      <w:b/>
      <w:bCs/>
      <w:szCs w:val="20"/>
      <w:lang w:val="en-US" w:eastAsia="ja-JP" w:bidi="ar-SA"/>
    </w:rPr>
  </w:style>
  <w:style w:type="paragraph" w:styleId="Heading2">
    <w:name w:val="Heading 2"/>
    <w:basedOn w:val="Heading1"/>
    <w:next w:val="Normal"/>
    <w:uiPriority w:val="9"/>
    <w:unhideWhenUsed/>
    <w:qFormat/>
    <w:pPr>
      <w:outlineLvl w:val="1"/>
    </w:pPr>
    <w:rPr>
      <w:b w:val="false"/>
      <w:bCs w:val="false"/>
      <w:i/>
      <w:iCs/>
    </w:rPr>
  </w:style>
  <w:style w:type="paragraph" w:styleId="Heading4">
    <w:name w:val="Heading 4"/>
    <w:basedOn w:val="Heading"/>
    <w:uiPriority w:val="9"/>
    <w:semiHidden/>
    <w:unhideWhenUsed/>
    <w:qFormat/>
    <w:pPr>
      <w:spacing w:before="120" w:after="120"/>
      <w:outlineLvl w:val="3"/>
    </w:pPr>
    <w:rPr>
      <w:rFonts w:ascii="Liberation Serif" w:hAnsi="Liberation Serif" w:eastAsia="WenQuanYi Micro Hei" w:cs="Lohit Devanagari"/>
      <w:b w:val="false"/>
      <w:bCs w:val="false"/>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Arial" w:hAnsi="Arial" w:cs="Arial"/>
      <w:color w:val="00000A"/>
      <w:lang w:eastAsia="en-GB"/>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2z3" w:customStyle="1">
    <w:name w:val="WW8Num2z3"/>
    <w:qFormat/>
    <w:rPr>
      <w:rFonts w:ascii="Symbol" w:hAnsi="Symbol" w:cs="Symbol"/>
    </w:rPr>
  </w:style>
  <w:style w:type="character" w:styleId="WW8Num3z0" w:customStyle="1">
    <w:name w:val="WW8Num3z0"/>
    <w:qFormat/>
    <w:rPr/>
  </w:style>
  <w:style w:type="character" w:styleId="WW8Num4z0" w:customStyle="1">
    <w:name w:val="WW8Num4z0"/>
    <w:qFormat/>
    <w:rPr/>
  </w:style>
  <w:style w:type="character" w:styleId="WW8Num5z0" w:customStyle="1">
    <w:name w:val="WW8Num5z0"/>
    <w:qFormat/>
    <w:rPr>
      <w:rFonts w:ascii="Symbol" w:hAnsi="Symbol" w:cs="Symbol"/>
    </w:rPr>
  </w:style>
  <w:style w:type="character" w:styleId="WW8Num6z0" w:customStyle="1">
    <w:name w:val="WW8Num6z0"/>
    <w:qFormat/>
    <w:rPr>
      <w:rFonts w:ascii="Symbol" w:hAnsi="Symbol" w:cs="Symbol"/>
    </w:rPr>
  </w:style>
  <w:style w:type="character" w:styleId="WW8Num7z0" w:customStyle="1">
    <w:name w:val="WW8Num7z0"/>
    <w:qFormat/>
    <w:rPr>
      <w:rFonts w:ascii="Symbol" w:hAnsi="Symbol" w:cs="Symbol"/>
    </w:rPr>
  </w:style>
  <w:style w:type="character" w:styleId="WW8Num8z0" w:customStyle="1">
    <w:name w:val="WW8Num8z0"/>
    <w:qFormat/>
    <w:rPr>
      <w:rFonts w:ascii="Symbol" w:hAnsi="Symbol" w:cs="Symbol"/>
    </w:rPr>
  </w:style>
  <w:style w:type="character" w:styleId="WW8Num9z0" w:customStyle="1">
    <w:name w:val="WW8Num9z0"/>
    <w:qFormat/>
    <w:rPr/>
  </w:style>
  <w:style w:type="character" w:styleId="WW8Num10z0" w:customStyle="1">
    <w:name w:val="WW8Num10z0"/>
    <w:qFormat/>
    <w:rPr>
      <w:rFonts w:ascii="Symbol" w:hAnsi="Symbol" w:cs="Symbol"/>
    </w:rPr>
  </w:style>
  <w:style w:type="character" w:styleId="WW8Num11z0" w:customStyle="1">
    <w:name w:val="WW8Num11z0"/>
    <w:qFormat/>
    <w:rPr/>
  </w:style>
  <w:style w:type="character" w:styleId="WW8Num11z1" w:customStyle="1">
    <w:name w:val="WW8Num11z1"/>
    <w:qFormat/>
    <w:rPr/>
  </w:style>
  <w:style w:type="character" w:styleId="WW8Num11z2" w:customStyle="1">
    <w:name w:val="WW8Num11z2"/>
    <w:qFormat/>
    <w:rPr/>
  </w:style>
  <w:style w:type="character" w:styleId="WW8Num11z3" w:customStyle="1">
    <w:name w:val="WW8Num11z3"/>
    <w:qFormat/>
    <w:rPr/>
  </w:style>
  <w:style w:type="character" w:styleId="WW8Num11z4" w:customStyle="1">
    <w:name w:val="WW8Num11z4"/>
    <w:qFormat/>
    <w:rPr/>
  </w:style>
  <w:style w:type="character" w:styleId="WW8Num11z5" w:customStyle="1">
    <w:name w:val="WW8Num11z5"/>
    <w:qFormat/>
    <w:rPr/>
  </w:style>
  <w:style w:type="character" w:styleId="WW8Num11z6" w:customStyle="1">
    <w:name w:val="WW8Num11z6"/>
    <w:qFormat/>
    <w:rPr/>
  </w:style>
  <w:style w:type="character" w:styleId="WW8Num11z7" w:customStyle="1">
    <w:name w:val="WW8Num11z7"/>
    <w:qFormat/>
    <w:rPr/>
  </w:style>
  <w:style w:type="character" w:styleId="WW8Num11z8" w:customStyle="1">
    <w:name w:val="WW8Num11z8"/>
    <w:qFormat/>
    <w:rPr/>
  </w:style>
  <w:style w:type="character" w:styleId="WW8Num12z0" w:customStyle="1">
    <w:name w:val="WW8Num12z0"/>
    <w:qFormat/>
    <w:rPr>
      <w:rFonts w:ascii="Arial" w:hAnsi="Arial" w:eastAsia="Times New Roman" w:cs="Arial"/>
      <w:color w:val="00000A"/>
      <w:lang w:eastAsia="en-GB"/>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cs="Wingdings"/>
    </w:rPr>
  </w:style>
  <w:style w:type="character" w:styleId="WW8Num12z3" w:customStyle="1">
    <w:name w:val="WW8Num12z3"/>
    <w:qFormat/>
    <w:rPr>
      <w:rFonts w:ascii="Symbol" w:hAnsi="Symbol" w:cs="Symbol"/>
    </w:rPr>
  </w:style>
  <w:style w:type="character" w:styleId="DefaultParagraphFont2" w:customStyle="1">
    <w:name w:val="Default Paragraph Font2"/>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Bullets" w:customStyle="1">
    <w:name w:val="Bullets"/>
    <w:qFormat/>
    <w:rPr>
      <w:rFonts w:ascii="OpenSymbol" w:hAnsi="OpenSymbol" w:eastAsia="OpenSymbol" w:cs="OpenSymbol"/>
    </w:rPr>
  </w:style>
  <w:style w:type="character" w:styleId="Annotationreference">
    <w:name w:val="annotation reference"/>
    <w:qFormat/>
    <w:rPr>
      <w:sz w:val="16"/>
      <w:szCs w:val="16"/>
    </w:rPr>
  </w:style>
  <w:style w:type="character" w:styleId="Linenumber">
    <w:name w:val="line number"/>
    <w:qFormat/>
    <w:rPr/>
  </w:style>
  <w:style w:type="character" w:styleId="ANMheading1Car" w:customStyle="1">
    <w:name w:val="ANM heading 1 Car"/>
    <w:qFormat/>
    <w:rPr>
      <w:rFonts w:ascii="Arial" w:hAnsi="Arial" w:cs="Arial"/>
      <w:b/>
      <w:sz w:val="24"/>
      <w:szCs w:val="24"/>
      <w:lang w:val="en-GB" w:bidi="ar-SA"/>
    </w:rPr>
  </w:style>
  <w:style w:type="character" w:styleId="ANMsuperscriptCar" w:customStyle="1">
    <w:name w:val="ANM superscript Car"/>
    <w:qFormat/>
    <w:rPr>
      <w:rFonts w:ascii="Arial" w:hAnsi="Arial" w:cs="Arial"/>
      <w:sz w:val="24"/>
      <w:szCs w:val="24"/>
      <w:vertAlign w:val="superscript"/>
      <w:lang w:val="en-GB" w:bidi="ar-SA"/>
    </w:rPr>
  </w:style>
  <w:style w:type="character" w:styleId="ListLabel1" w:customStyle="1">
    <w:name w:val="ListLabel 1"/>
    <w:qFormat/>
    <w:rPr>
      <w:rFonts w:eastAsia="Times New Roman" w:cs="Arial"/>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DefaultParagraphFont1" w:customStyle="1">
    <w:name w:val="Default Paragraph Font1"/>
    <w:qFormat/>
    <w:rPr/>
  </w:style>
  <w:style w:type="character" w:styleId="Sa8294f4d" w:customStyle="1">
    <w:name w:val="s_a8294f4d"/>
    <w:basedOn w:val="DefaultParagraphFont1"/>
    <w:qFormat/>
    <w:rPr/>
  </w:style>
  <w:style w:type="character" w:styleId="St" w:customStyle="1">
    <w:name w:val="st"/>
    <w:basedOn w:val="DefaultParagraphFont1"/>
    <w:qFormat/>
    <w:rPr/>
  </w:style>
  <w:style w:type="character" w:styleId="InternetLink" w:customStyle="1">
    <w:name w:val="Internet Link"/>
    <w:rPr>
      <w:color w:val="000080"/>
      <w:u w:val="single"/>
    </w:rPr>
  </w:style>
  <w:style w:type="character" w:styleId="FollowedHyperlink">
    <w:name w:val="FollowedHyperlink"/>
    <w:qFormat/>
    <w:rPr>
      <w:color w:val="800000"/>
      <w:u w:val="single"/>
    </w:rPr>
  </w:style>
  <w:style w:type="character" w:styleId="Emphasis">
    <w:name w:val="Emphasis"/>
    <w:qFormat/>
    <w:rPr>
      <w:i/>
      <w:iCs/>
    </w:rPr>
  </w:style>
  <w:style w:type="character" w:styleId="Example" w:customStyle="1">
    <w:name w:val="Example"/>
    <w:qFormat/>
    <w:rPr>
      <w:rFonts w:ascii="Liberation Mono" w:hAnsi="Liberation Mono" w:eastAsia="Nimbus Mono L" w:cs="Liberation Mono"/>
    </w:rPr>
  </w:style>
  <w:style w:type="character" w:styleId="NumberingSymbols" w:customStyle="1">
    <w:name w:val="Numbering Symbols"/>
    <w:qFormat/>
    <w:rPr/>
  </w:style>
  <w:style w:type="character" w:styleId="BalloonTextChar" w:customStyle="1">
    <w:name w:val="Balloon Text Char"/>
    <w:qFormat/>
    <w:rPr>
      <w:rFonts w:eastAsia="Noto Sans CJK SC Regular" w:cs="Mangal"/>
      <w:sz w:val="18"/>
      <w:szCs w:val="16"/>
      <w:lang w:val="sl-SI" w:eastAsia="zh-CN" w:bidi="hi-IN"/>
    </w:rPr>
  </w:style>
  <w:style w:type="character" w:styleId="UnresolvedMention">
    <w:name w:val="Unresolved Mention"/>
    <w:qFormat/>
    <w:rPr>
      <w:color w:val="605E5C"/>
      <w:highlight w:val="lightGray"/>
    </w:rPr>
  </w:style>
  <w:style w:type="character" w:styleId="CommentReference1" w:customStyle="1">
    <w:name w:val="Comment Reference1"/>
    <w:qFormat/>
    <w:rPr>
      <w:sz w:val="16"/>
      <w:szCs w:val="16"/>
    </w:rPr>
  </w:style>
  <w:style w:type="character" w:styleId="CommentTextChar" w:customStyle="1">
    <w:name w:val="Comment Text Char"/>
    <w:qFormat/>
    <w:rPr>
      <w:rFonts w:ascii="Liberation Serif" w:hAnsi="Liberation Serif" w:eastAsia="Noto Sans CJK SC Regular" w:cs="Mangal"/>
      <w:szCs w:val="18"/>
      <w:lang w:val="sl-SI" w:eastAsia="zh-CN" w:bidi="hi-IN"/>
    </w:rPr>
  </w:style>
  <w:style w:type="character" w:styleId="CommentSubjectChar" w:customStyle="1">
    <w:name w:val="Comment Subject Char"/>
    <w:qFormat/>
    <w:rPr>
      <w:rFonts w:ascii="Liberation Serif" w:hAnsi="Liberation Serif" w:eastAsia="Noto Sans CJK SC Regular" w:cs="Mangal"/>
      <w:b/>
      <w:bCs/>
      <w:szCs w:val="18"/>
      <w:lang w:val="sl-SI" w:eastAsia="zh-CN" w:bidi="hi-IN"/>
    </w:rPr>
  </w:style>
  <w:style w:type="character" w:styleId="TitleChar" w:customStyle="1">
    <w:name w:val="Title Char"/>
    <w:qFormat/>
    <w:rPr>
      <w:rFonts w:ascii="Arial" w:hAnsi="Arial" w:eastAsia="Times New Roman" w:cs="Mangal"/>
      <w:b/>
      <w:bCs/>
      <w:sz w:val="32"/>
      <w:szCs w:val="29"/>
      <w:lang w:eastAsia="zh-CN" w:bidi="hi-IN"/>
    </w:rPr>
  </w:style>
  <w:style w:type="character" w:styleId="Heading2Char" w:customStyle="1">
    <w:name w:val="Heading 2 Char"/>
    <w:qFormat/>
    <w:rPr>
      <w:rFonts w:ascii="Arial" w:hAnsi="Arial" w:eastAsia="Noto Sans CJK SC Regular" w:cs="Arial"/>
      <w:bCs/>
      <w:i/>
      <w:iCs/>
      <w:color w:val="000000"/>
      <w:sz w:val="24"/>
      <w:szCs w:val="24"/>
      <w:lang w:bidi="hi-IN"/>
    </w:rPr>
  </w:style>
  <w:style w:type="character" w:styleId="BodyTextChar" w:customStyle="1">
    <w:name w:val="Body Text Char"/>
    <w:qFormat/>
    <w:rPr>
      <w:rFonts w:ascii="Arial" w:hAnsi="Arial" w:eastAsia="Noto Sans CJK SC Regular" w:cs="FreeSans"/>
      <w:sz w:val="22"/>
      <w:szCs w:val="24"/>
      <w:lang w:eastAsia="zh-CN" w:bidi="hi-IN"/>
    </w:rPr>
  </w:style>
  <w:style w:type="character" w:styleId="CommentTextChar1" w:customStyle="1">
    <w:name w:val="Comment Text Char1"/>
    <w:qFormat/>
    <w:rPr>
      <w:rFonts w:ascii="Arial" w:hAnsi="Arial" w:eastAsia="Noto Sans CJK SC Regular" w:cs="Mangal"/>
      <w:szCs w:val="18"/>
      <w:lang w:eastAsia="zh-CN" w:bidi="hi-IN"/>
    </w:rPr>
  </w:style>
  <w:style w:type="character" w:styleId="ListLabel5" w:customStyle="1">
    <w:name w:val="ListLabel 5"/>
    <w:qFormat/>
    <w:rPr>
      <w:rFonts w:cs="Arial"/>
      <w:color w:val="00000A"/>
      <w:lang w:eastAsia="en-GB"/>
    </w:rPr>
  </w:style>
  <w:style w:type="character" w:styleId="ListLabel6" w:customStyle="1">
    <w:name w:val="ListLabel 6"/>
    <w:qFormat/>
    <w:rPr>
      <w:rFonts w:cs="Courier New"/>
    </w:rPr>
  </w:style>
  <w:style w:type="character" w:styleId="ListLabel7" w:customStyle="1">
    <w:name w:val="ListLabel 7"/>
    <w:qFormat/>
    <w:rPr>
      <w:rFonts w:cs="Wingdings"/>
    </w:rPr>
  </w:style>
  <w:style w:type="character" w:styleId="ListLabel8" w:customStyle="1">
    <w:name w:val="ListLabel 8"/>
    <w:qFormat/>
    <w:rPr>
      <w:rFonts w:cs="Symbol"/>
    </w:rPr>
  </w:style>
  <w:style w:type="character" w:styleId="ListLabel9" w:customStyle="1">
    <w:name w:val="ListLabel 9"/>
    <w:qFormat/>
    <w:rPr>
      <w:rFonts w:cs="Courier New"/>
    </w:rPr>
  </w:style>
  <w:style w:type="character" w:styleId="ListLabel10" w:customStyle="1">
    <w:name w:val="ListLabel 10"/>
    <w:qFormat/>
    <w:rPr>
      <w:rFonts w:cs="Wingdings"/>
    </w:rPr>
  </w:style>
  <w:style w:type="character" w:styleId="ListLabel11" w:customStyle="1">
    <w:name w:val="ListLabel 11"/>
    <w:qFormat/>
    <w:rPr>
      <w:rFonts w:cs="Symbol"/>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customStyle="1">
    <w:name w:val="ListLabel 14"/>
    <w:qFormat/>
    <w:rPr>
      <w:rFonts w:eastAsia="Nimbus Mono L" w:cs="Arial"/>
      <w:sz w:val="24"/>
      <w:lang w:val="en-GB" w:bidi="hi-IN"/>
    </w:rPr>
  </w:style>
  <w:style w:type="character" w:styleId="ListLabel15" w:customStyle="1">
    <w:name w:val="ListLabel 15"/>
    <w:qFormat/>
    <w:rPr>
      <w:lang w:val="en-GB" w:bidi="hi-IN"/>
    </w:rPr>
  </w:style>
  <w:style w:type="character" w:styleId="ListLabel16" w:customStyle="1">
    <w:name w:val="ListLabel 16"/>
    <w:qFormat/>
    <w:rPr>
      <w:rFonts w:ascii="Liberation Mono" w:hAnsi="Liberation Mono" w:eastAsia="Nimbus Mono L" w:cs="Arial"/>
      <w:sz w:val="24"/>
      <w:highlight w:val="white"/>
      <w:lang w:val="en-GB" w:bidi="hi-IN"/>
    </w:rPr>
  </w:style>
  <w:style w:type="character" w:styleId="ListLabel17" w:customStyle="1">
    <w:name w:val="ListLabel 17"/>
    <w:qFormat/>
    <w:rPr>
      <w:szCs w:val="22"/>
      <w:lang w:val="sl-SI" w:bidi="hi-IN"/>
    </w:rPr>
  </w:style>
  <w:style w:type="character" w:styleId="ListLabel18" w:customStyle="1">
    <w:name w:val="ListLabel 18"/>
    <w:qFormat/>
    <w:rPr>
      <w:rFonts w:cs="Arial"/>
      <w:lang w:val="en-GB"/>
    </w:rPr>
  </w:style>
  <w:style w:type="character" w:styleId="LineNumbering" w:customStyle="1">
    <w:name w:val="Line Numbering"/>
    <w:rPr/>
  </w:style>
  <w:style w:type="character" w:styleId="ListLabel19" w:customStyle="1">
    <w:name w:val="ListLabel 19"/>
    <w:qFormat/>
    <w:rPr>
      <w:rFonts w:cs="Arial"/>
      <w:color w:val="00000A"/>
      <w:lang w:eastAsia="en-GB"/>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eastAsia="Nimbus Mono L"/>
    </w:rPr>
  </w:style>
  <w:style w:type="character" w:styleId="ListLabel29" w:customStyle="1">
    <w:name w:val="ListLabel 29"/>
    <w:qFormat/>
    <w:rPr>
      <w:rFonts w:eastAsia="Nimbus Mono L"/>
      <w:highlight w:val="white"/>
    </w:rPr>
  </w:style>
  <w:style w:type="character" w:styleId="ListLabel30" w:customStyle="1">
    <w:name w:val="ListLabel 30"/>
    <w:qFormat/>
    <w:rPr>
      <w:szCs w:val="22"/>
      <w:lang w:val="sl-SI"/>
    </w:rPr>
  </w:style>
  <w:style w:type="character" w:styleId="ListLabel31" w:customStyle="1">
    <w:name w:val="ListLabel 31"/>
    <w:qFormat/>
    <w:rPr/>
  </w:style>
  <w:style w:type="character" w:styleId="ListLabel32" w:customStyle="1">
    <w:name w:val="ListLabel 32"/>
    <w:qFormat/>
    <w:rPr>
      <w:rFonts w:cs="Arial"/>
      <w:color w:val="00000A"/>
      <w:lang w:eastAsia="en-GB"/>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Symbol"/>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rFonts w:cs="Symbol"/>
    </w:rPr>
  </w:style>
  <w:style w:type="character" w:styleId="ListLabel39" w:customStyle="1">
    <w:name w:val="ListLabel 39"/>
    <w:qFormat/>
    <w:rPr>
      <w:rFonts w:cs="Courier New"/>
    </w:rPr>
  </w:style>
  <w:style w:type="character" w:styleId="ListLabel40" w:customStyle="1">
    <w:name w:val="ListLabel 40"/>
    <w:qFormat/>
    <w:rPr>
      <w:rFonts w:cs="Wingdings"/>
    </w:rPr>
  </w:style>
  <w:style w:type="character" w:styleId="ListLabel41" w:customStyle="1">
    <w:name w:val="ListLabel 41"/>
    <w:qFormat/>
    <w:rPr>
      <w:rFonts w:eastAsia="Nimbus Mono L"/>
    </w:rPr>
  </w:style>
  <w:style w:type="character" w:styleId="ListLabel42" w:customStyle="1">
    <w:name w:val="ListLabel 42"/>
    <w:qFormat/>
    <w:rPr>
      <w:rFonts w:eastAsia="Nimbus Mono L"/>
      <w:highlight w:val="white"/>
    </w:rPr>
  </w:style>
  <w:style w:type="character" w:styleId="ListLabel43" w:customStyle="1">
    <w:name w:val="ListLabel 43"/>
    <w:qFormat/>
    <w:rPr>
      <w:szCs w:val="22"/>
      <w:lang w:val="sl-SI"/>
    </w:rPr>
  </w:style>
  <w:style w:type="character" w:styleId="ListLabel44" w:customStyle="1">
    <w:name w:val="ListLabel 44"/>
    <w:qFormat/>
    <w:rPr/>
  </w:style>
  <w:style w:type="character" w:styleId="ListLabel45" w:customStyle="1">
    <w:name w:val="ListLabel 45"/>
    <w:qFormat/>
    <w:rPr>
      <w:rFonts w:cs="Arial"/>
      <w:color w:val="00000A"/>
      <w:lang w:eastAsia="en-GB"/>
    </w:rPr>
  </w:style>
  <w:style w:type="character" w:styleId="ListLabel46" w:customStyle="1">
    <w:name w:val="ListLabel 46"/>
    <w:qFormat/>
    <w:rPr>
      <w:rFonts w:cs="Courier New"/>
    </w:rPr>
  </w:style>
  <w:style w:type="character" w:styleId="ListLabel47" w:customStyle="1">
    <w:name w:val="ListLabel 47"/>
    <w:qFormat/>
    <w:rPr>
      <w:rFonts w:cs="Wingdings"/>
    </w:rPr>
  </w:style>
  <w:style w:type="character" w:styleId="ListLabel48" w:customStyle="1">
    <w:name w:val="ListLabel 48"/>
    <w:qFormat/>
    <w:rPr>
      <w:rFonts w:cs="Symbol"/>
    </w:rPr>
  </w:style>
  <w:style w:type="character" w:styleId="ListLabel49" w:customStyle="1">
    <w:name w:val="ListLabel 49"/>
    <w:qFormat/>
    <w:rPr>
      <w:rFonts w:cs="Courier New"/>
    </w:rPr>
  </w:style>
  <w:style w:type="character" w:styleId="ListLabel50" w:customStyle="1">
    <w:name w:val="ListLabel 50"/>
    <w:qFormat/>
    <w:rPr>
      <w:rFonts w:cs="Wingdings"/>
    </w:rPr>
  </w:style>
  <w:style w:type="character" w:styleId="ListLabel51" w:customStyle="1">
    <w:name w:val="ListLabel 51"/>
    <w:qFormat/>
    <w:rPr>
      <w:rFonts w:cs="Symbol"/>
    </w:rPr>
  </w:style>
  <w:style w:type="character" w:styleId="ListLabel52" w:customStyle="1">
    <w:name w:val="ListLabel 52"/>
    <w:qFormat/>
    <w:rPr>
      <w:rFonts w:cs="Courier New"/>
    </w:rPr>
  </w:style>
  <w:style w:type="character" w:styleId="ListLabel53" w:customStyle="1">
    <w:name w:val="ListLabel 53"/>
    <w:qFormat/>
    <w:rPr>
      <w:rFonts w:cs="Wingdings"/>
    </w:rPr>
  </w:style>
  <w:style w:type="character" w:styleId="ListLabel54" w:customStyle="1">
    <w:name w:val="ListLabel 54"/>
    <w:qFormat/>
    <w:rPr>
      <w:rFonts w:eastAsia="Nimbus Mono L"/>
    </w:rPr>
  </w:style>
  <w:style w:type="character" w:styleId="ListLabel55" w:customStyle="1">
    <w:name w:val="ListLabel 55"/>
    <w:qFormat/>
    <w:rPr>
      <w:rFonts w:eastAsia="Nimbus Mono L"/>
      <w:highlight w:val="white"/>
    </w:rPr>
  </w:style>
  <w:style w:type="character" w:styleId="ListLabel56" w:customStyle="1">
    <w:name w:val="ListLabel 56"/>
    <w:qFormat/>
    <w:rPr>
      <w:szCs w:val="22"/>
      <w:lang w:val="sl-SI"/>
    </w:rPr>
  </w:style>
  <w:style w:type="character" w:styleId="ListLabel57" w:customStyle="1">
    <w:name w:val="ListLabel 57"/>
    <w:qFormat/>
    <w:rPr/>
  </w:style>
  <w:style w:type="character" w:styleId="ListLabel58" w:customStyle="1">
    <w:name w:val="ListLabel 58"/>
    <w:qFormat/>
    <w:rPr>
      <w:rFonts w:cs="Arial"/>
      <w:color w:val="00000A"/>
      <w:lang w:eastAsia="en-GB"/>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eastAsia="Nimbus Mono L"/>
    </w:rPr>
  </w:style>
  <w:style w:type="character" w:styleId="ListLabel68" w:customStyle="1">
    <w:name w:val="ListLabel 68"/>
    <w:qFormat/>
    <w:rPr>
      <w:rFonts w:eastAsia="Nimbus Mono L"/>
      <w:highlight w:val="white"/>
    </w:rPr>
  </w:style>
  <w:style w:type="character" w:styleId="ListLabel69" w:customStyle="1">
    <w:name w:val="ListLabel 69"/>
    <w:qFormat/>
    <w:rPr>
      <w:szCs w:val="22"/>
      <w:lang w:val="sl-SI"/>
    </w:rPr>
  </w:style>
  <w:style w:type="character" w:styleId="ListLabel70" w:customStyle="1">
    <w:name w:val="ListLabel 70"/>
    <w:qFormat/>
    <w:rPr/>
  </w:style>
  <w:style w:type="character" w:styleId="ListLabel71" w:customStyle="1">
    <w:name w:val="ListLabel 71"/>
    <w:qFormat/>
    <w:rPr>
      <w:rFonts w:cs="Arial"/>
      <w:color w:val="00000A"/>
      <w:lang w:eastAsia="en-GB"/>
    </w:rPr>
  </w:style>
  <w:style w:type="character" w:styleId="ListLabel72" w:customStyle="1">
    <w:name w:val="ListLabel 72"/>
    <w:qFormat/>
    <w:rPr>
      <w:rFonts w:cs="Courier New"/>
    </w:rPr>
  </w:style>
  <w:style w:type="character" w:styleId="ListLabel73" w:customStyle="1">
    <w:name w:val="ListLabel 73"/>
    <w:qFormat/>
    <w:rPr>
      <w:rFonts w:cs="Wingdings"/>
    </w:rPr>
  </w:style>
  <w:style w:type="character" w:styleId="ListLabel74" w:customStyle="1">
    <w:name w:val="ListLabel 74"/>
    <w:qFormat/>
    <w:rPr>
      <w:rFonts w:cs="Symbol"/>
    </w:rPr>
  </w:style>
  <w:style w:type="character" w:styleId="ListLabel75" w:customStyle="1">
    <w:name w:val="ListLabel 75"/>
    <w:qFormat/>
    <w:rPr>
      <w:rFonts w:cs="Courier New"/>
    </w:rPr>
  </w:style>
  <w:style w:type="character" w:styleId="ListLabel76" w:customStyle="1">
    <w:name w:val="ListLabel 76"/>
    <w:qFormat/>
    <w:rPr>
      <w:rFonts w:cs="Wingdings"/>
    </w:rPr>
  </w:style>
  <w:style w:type="character" w:styleId="ListLabel77" w:customStyle="1">
    <w:name w:val="ListLabel 77"/>
    <w:qFormat/>
    <w:rPr>
      <w:rFonts w:cs="Symbol"/>
    </w:rPr>
  </w:style>
  <w:style w:type="character" w:styleId="ListLabel78" w:customStyle="1">
    <w:name w:val="ListLabel 78"/>
    <w:qFormat/>
    <w:rPr>
      <w:rFonts w:cs="Courier New"/>
    </w:rPr>
  </w:style>
  <w:style w:type="character" w:styleId="ListLabel79" w:customStyle="1">
    <w:name w:val="ListLabel 79"/>
    <w:qFormat/>
    <w:rPr>
      <w:rFonts w:cs="Wingdings"/>
    </w:rPr>
  </w:style>
  <w:style w:type="character" w:styleId="ListLabel80" w:customStyle="1">
    <w:name w:val="ListLabel 80"/>
    <w:qFormat/>
    <w:rPr>
      <w:rFonts w:eastAsia="Nimbus Mono L"/>
    </w:rPr>
  </w:style>
  <w:style w:type="character" w:styleId="ListLabel81" w:customStyle="1">
    <w:name w:val="ListLabel 81"/>
    <w:qFormat/>
    <w:rPr>
      <w:rFonts w:eastAsia="Nimbus Mono L"/>
      <w:highlight w:val="white"/>
    </w:rPr>
  </w:style>
  <w:style w:type="character" w:styleId="ListLabel82" w:customStyle="1">
    <w:name w:val="ListLabel 82"/>
    <w:qFormat/>
    <w:rPr>
      <w:szCs w:val="22"/>
      <w:lang w:val="sl-SI"/>
    </w:rPr>
  </w:style>
  <w:style w:type="character" w:styleId="ListLabel83" w:customStyle="1">
    <w:name w:val="ListLabel 83"/>
    <w:qFormat/>
    <w:rPr/>
  </w:style>
  <w:style w:type="character" w:styleId="ListLabel84" w:customStyle="1">
    <w:name w:val="ListLabel 84"/>
    <w:qFormat/>
    <w:rPr>
      <w:rFonts w:cs="Arial"/>
      <w:color w:val="00000A"/>
      <w:lang w:eastAsia="en-GB"/>
    </w:rPr>
  </w:style>
  <w:style w:type="character" w:styleId="ListLabel85" w:customStyle="1">
    <w:name w:val="ListLabel 85"/>
    <w:qFormat/>
    <w:rPr>
      <w:rFonts w:cs="Courier New"/>
    </w:rPr>
  </w:style>
  <w:style w:type="character" w:styleId="ListLabel86" w:customStyle="1">
    <w:name w:val="ListLabel 86"/>
    <w:qFormat/>
    <w:rPr>
      <w:rFonts w:cs="Wingdings"/>
    </w:rPr>
  </w:style>
  <w:style w:type="character" w:styleId="ListLabel87" w:customStyle="1">
    <w:name w:val="ListLabel 87"/>
    <w:qFormat/>
    <w:rPr>
      <w:rFonts w:cs="Symbol"/>
    </w:rPr>
  </w:style>
  <w:style w:type="character" w:styleId="ListLabel88" w:customStyle="1">
    <w:name w:val="ListLabel 88"/>
    <w:qFormat/>
    <w:rPr>
      <w:rFonts w:cs="Courier New"/>
    </w:rPr>
  </w:style>
  <w:style w:type="character" w:styleId="ListLabel89" w:customStyle="1">
    <w:name w:val="ListLabel 89"/>
    <w:qFormat/>
    <w:rPr>
      <w:rFonts w:cs="Wingdings"/>
    </w:rPr>
  </w:style>
  <w:style w:type="character" w:styleId="ListLabel90" w:customStyle="1">
    <w:name w:val="ListLabel 90"/>
    <w:qFormat/>
    <w:rPr>
      <w:rFonts w:cs="Symbol"/>
    </w:rPr>
  </w:style>
  <w:style w:type="character" w:styleId="ListLabel91" w:customStyle="1">
    <w:name w:val="ListLabel 91"/>
    <w:qFormat/>
    <w:rPr>
      <w:rFonts w:cs="Courier New"/>
    </w:rPr>
  </w:style>
  <w:style w:type="character" w:styleId="ListLabel92" w:customStyle="1">
    <w:name w:val="ListLabel 92"/>
    <w:qFormat/>
    <w:rPr>
      <w:rFonts w:cs="Wingdings"/>
    </w:rPr>
  </w:style>
  <w:style w:type="character" w:styleId="ListLabel93" w:customStyle="1">
    <w:name w:val="ListLabel 93"/>
    <w:qFormat/>
    <w:rPr>
      <w:rFonts w:eastAsia="Nimbus Mono L"/>
    </w:rPr>
  </w:style>
  <w:style w:type="character" w:styleId="ListLabel94" w:customStyle="1">
    <w:name w:val="ListLabel 94"/>
    <w:qFormat/>
    <w:rPr>
      <w:rFonts w:eastAsia="Nimbus Mono L"/>
      <w:highlight w:val="white"/>
    </w:rPr>
  </w:style>
  <w:style w:type="character" w:styleId="ListLabel95" w:customStyle="1">
    <w:name w:val="ListLabel 95"/>
    <w:qFormat/>
    <w:rPr>
      <w:szCs w:val="22"/>
      <w:lang w:val="sl-SI"/>
    </w:rPr>
  </w:style>
  <w:style w:type="character" w:styleId="ListLabel96" w:customStyle="1">
    <w:name w:val="ListLabel 96"/>
    <w:qFormat/>
    <w:rPr/>
  </w:style>
  <w:style w:type="character" w:styleId="ListLabel97" w:customStyle="1">
    <w:name w:val="ListLabel 97"/>
    <w:qFormat/>
    <w:rPr>
      <w:rFonts w:cs="Arial"/>
      <w:color w:val="00000A"/>
      <w:lang w:eastAsia="en-GB"/>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eastAsia="Nimbus Mono L"/>
    </w:rPr>
  </w:style>
  <w:style w:type="character" w:styleId="ListLabel107" w:customStyle="1">
    <w:name w:val="ListLabel 107"/>
    <w:qFormat/>
    <w:rPr>
      <w:rFonts w:eastAsia="Nimbus Mono L"/>
      <w:highlight w:val="white"/>
    </w:rPr>
  </w:style>
  <w:style w:type="character" w:styleId="ListLabel108" w:customStyle="1">
    <w:name w:val="ListLabel 108"/>
    <w:qFormat/>
    <w:rPr>
      <w:szCs w:val="22"/>
      <w:lang w:val="sl-SI"/>
    </w:rPr>
  </w:style>
  <w:style w:type="character" w:styleId="ListLabel109" w:customStyle="1">
    <w:name w:val="ListLabel 109"/>
    <w:qFormat/>
    <w:rPr/>
  </w:style>
  <w:style w:type="character" w:styleId="ListLabel110" w:customStyle="1">
    <w:name w:val="ListLabel 110"/>
    <w:qFormat/>
    <w:rPr>
      <w:rFonts w:cs="Arial"/>
      <w:color w:val="00000A"/>
      <w:lang w:eastAsia="en-GB"/>
    </w:rPr>
  </w:style>
  <w:style w:type="character" w:styleId="ListLabel111" w:customStyle="1">
    <w:name w:val="ListLabel 111"/>
    <w:qFormat/>
    <w:rPr>
      <w:rFonts w:cs="Courier New"/>
    </w:rPr>
  </w:style>
  <w:style w:type="character" w:styleId="ListLabel112" w:customStyle="1">
    <w:name w:val="ListLabel 112"/>
    <w:qFormat/>
    <w:rPr>
      <w:rFonts w:cs="Wingdings"/>
    </w:rPr>
  </w:style>
  <w:style w:type="character" w:styleId="ListLabel113" w:customStyle="1">
    <w:name w:val="ListLabel 113"/>
    <w:qFormat/>
    <w:rPr>
      <w:rFonts w:cs="Symbol"/>
    </w:rPr>
  </w:style>
  <w:style w:type="character" w:styleId="ListLabel114" w:customStyle="1">
    <w:name w:val="ListLabel 114"/>
    <w:qFormat/>
    <w:rPr>
      <w:rFonts w:cs="Courier New"/>
    </w:rPr>
  </w:style>
  <w:style w:type="character" w:styleId="ListLabel115" w:customStyle="1">
    <w:name w:val="ListLabel 115"/>
    <w:qFormat/>
    <w:rPr>
      <w:rFonts w:cs="Wingdings"/>
    </w:rPr>
  </w:style>
  <w:style w:type="character" w:styleId="ListLabel116" w:customStyle="1">
    <w:name w:val="ListLabel 116"/>
    <w:qFormat/>
    <w:rPr>
      <w:rFonts w:cs="Symbol"/>
    </w:rPr>
  </w:style>
  <w:style w:type="character" w:styleId="ListLabel117" w:customStyle="1">
    <w:name w:val="ListLabel 117"/>
    <w:qFormat/>
    <w:rPr>
      <w:rFonts w:cs="Courier New"/>
    </w:rPr>
  </w:style>
  <w:style w:type="character" w:styleId="ListLabel118" w:customStyle="1">
    <w:name w:val="ListLabel 118"/>
    <w:qFormat/>
    <w:rPr>
      <w:rFonts w:cs="Wingdings"/>
    </w:rPr>
  </w:style>
  <w:style w:type="character" w:styleId="ListLabel119" w:customStyle="1">
    <w:name w:val="ListLabel 119"/>
    <w:qFormat/>
    <w:rPr>
      <w:rFonts w:eastAsia="Nimbus Mono L"/>
    </w:rPr>
  </w:style>
  <w:style w:type="character" w:styleId="ListLabel120" w:customStyle="1">
    <w:name w:val="ListLabel 120"/>
    <w:qFormat/>
    <w:rPr>
      <w:rFonts w:eastAsia="Nimbus Mono L"/>
      <w:highlight w:val="white"/>
    </w:rPr>
  </w:style>
  <w:style w:type="character" w:styleId="ListLabel121" w:customStyle="1">
    <w:name w:val="ListLabel 121"/>
    <w:qFormat/>
    <w:rPr>
      <w:szCs w:val="22"/>
      <w:lang w:val="sl-SI"/>
    </w:rPr>
  </w:style>
  <w:style w:type="character" w:styleId="ListLabel122" w:customStyle="1">
    <w:name w:val="ListLabel 122"/>
    <w:qFormat/>
    <w:rPr/>
  </w:style>
  <w:style w:type="character" w:styleId="ListLabel123" w:customStyle="1">
    <w:name w:val="ListLabel 123"/>
    <w:qFormat/>
    <w:rPr>
      <w:rFonts w:cs="Arial"/>
      <w:color w:val="00000A"/>
      <w:lang w:eastAsia="en-GB"/>
    </w:rPr>
  </w:style>
  <w:style w:type="character" w:styleId="ListLabel124" w:customStyle="1">
    <w:name w:val="ListLabel 124"/>
    <w:qFormat/>
    <w:rPr>
      <w:rFonts w:cs="Courier New"/>
    </w:rPr>
  </w:style>
  <w:style w:type="character" w:styleId="ListLabel125" w:customStyle="1">
    <w:name w:val="ListLabel 125"/>
    <w:qFormat/>
    <w:rPr>
      <w:rFonts w:cs="Wingdings"/>
    </w:rPr>
  </w:style>
  <w:style w:type="character" w:styleId="ListLabel126" w:customStyle="1">
    <w:name w:val="ListLabel 126"/>
    <w:qFormat/>
    <w:rPr>
      <w:rFonts w:cs="Symbol"/>
    </w:rPr>
  </w:style>
  <w:style w:type="character" w:styleId="ListLabel127" w:customStyle="1">
    <w:name w:val="ListLabel 127"/>
    <w:qFormat/>
    <w:rPr>
      <w:rFonts w:cs="Courier New"/>
    </w:rPr>
  </w:style>
  <w:style w:type="character" w:styleId="ListLabel128" w:customStyle="1">
    <w:name w:val="ListLabel 128"/>
    <w:qFormat/>
    <w:rPr>
      <w:rFonts w:cs="Wingdings"/>
    </w:rPr>
  </w:style>
  <w:style w:type="character" w:styleId="ListLabel129" w:customStyle="1">
    <w:name w:val="ListLabel 129"/>
    <w:qFormat/>
    <w:rPr>
      <w:rFonts w:cs="Symbol"/>
    </w:rPr>
  </w:style>
  <w:style w:type="character" w:styleId="ListLabel130" w:customStyle="1">
    <w:name w:val="ListLabel 130"/>
    <w:qFormat/>
    <w:rPr>
      <w:rFonts w:cs="Courier New"/>
    </w:rPr>
  </w:style>
  <w:style w:type="character" w:styleId="ListLabel131" w:customStyle="1">
    <w:name w:val="ListLabel 131"/>
    <w:qFormat/>
    <w:rPr>
      <w:rFonts w:cs="Wingdings"/>
    </w:rPr>
  </w:style>
  <w:style w:type="character" w:styleId="ListLabel132" w:customStyle="1">
    <w:name w:val="ListLabel 132"/>
    <w:qFormat/>
    <w:rPr>
      <w:rFonts w:eastAsia="Nimbus Mono L"/>
    </w:rPr>
  </w:style>
  <w:style w:type="character" w:styleId="ListLabel133" w:customStyle="1">
    <w:name w:val="ListLabel 133"/>
    <w:qFormat/>
    <w:rPr>
      <w:rFonts w:eastAsia="Nimbus Mono L"/>
      <w:highlight w:val="white"/>
    </w:rPr>
  </w:style>
  <w:style w:type="character" w:styleId="ListLabel134" w:customStyle="1">
    <w:name w:val="ListLabel 134"/>
    <w:qFormat/>
    <w:rPr>
      <w:szCs w:val="22"/>
      <w:lang w:val="sl-SI"/>
    </w:rPr>
  </w:style>
  <w:style w:type="character" w:styleId="ListLabel135" w:customStyle="1">
    <w:name w:val="ListLabel 135"/>
    <w:qFormat/>
    <w:rPr/>
  </w:style>
  <w:style w:type="character" w:styleId="ListLabel136" w:customStyle="1">
    <w:name w:val="ListLabel 136"/>
    <w:qFormat/>
    <w:rPr>
      <w:rFonts w:cs="Arial"/>
      <w:color w:val="00000A"/>
      <w:lang w:eastAsia="en-GB"/>
    </w:rPr>
  </w:style>
  <w:style w:type="character" w:styleId="ListLabel137" w:customStyle="1">
    <w:name w:val="ListLabel 137"/>
    <w:qFormat/>
    <w:rPr>
      <w:rFonts w:cs="Courier New"/>
    </w:rPr>
  </w:style>
  <w:style w:type="character" w:styleId="ListLabel138" w:customStyle="1">
    <w:name w:val="ListLabel 138"/>
    <w:qFormat/>
    <w:rPr>
      <w:rFonts w:cs="Wingdings"/>
    </w:rPr>
  </w:style>
  <w:style w:type="character" w:styleId="ListLabel139" w:customStyle="1">
    <w:name w:val="ListLabel 139"/>
    <w:qFormat/>
    <w:rPr>
      <w:rFonts w:cs="Symbol"/>
    </w:rPr>
  </w:style>
  <w:style w:type="character" w:styleId="ListLabel140" w:customStyle="1">
    <w:name w:val="ListLabel 140"/>
    <w:qFormat/>
    <w:rPr>
      <w:rFonts w:cs="Courier New"/>
    </w:rPr>
  </w:style>
  <w:style w:type="character" w:styleId="ListLabel141" w:customStyle="1">
    <w:name w:val="ListLabel 141"/>
    <w:qFormat/>
    <w:rPr>
      <w:rFonts w:cs="Wingdings"/>
    </w:rPr>
  </w:style>
  <w:style w:type="character" w:styleId="ListLabel142" w:customStyle="1">
    <w:name w:val="ListLabel 142"/>
    <w:qFormat/>
    <w:rPr>
      <w:rFonts w:cs="Symbol"/>
    </w:rPr>
  </w:style>
  <w:style w:type="character" w:styleId="ListLabel143" w:customStyle="1">
    <w:name w:val="ListLabel 143"/>
    <w:qFormat/>
    <w:rPr>
      <w:rFonts w:cs="Courier New"/>
    </w:rPr>
  </w:style>
  <w:style w:type="character" w:styleId="ListLabel144" w:customStyle="1">
    <w:name w:val="ListLabel 144"/>
    <w:qFormat/>
    <w:rPr>
      <w:rFonts w:cs="Wingdings"/>
    </w:rPr>
  </w:style>
  <w:style w:type="character" w:styleId="ListLabel145" w:customStyle="1">
    <w:name w:val="ListLabel 145"/>
    <w:qFormat/>
    <w:rPr>
      <w:rFonts w:eastAsia="Nimbus Mono L"/>
    </w:rPr>
  </w:style>
  <w:style w:type="character" w:styleId="ListLabel146" w:customStyle="1">
    <w:name w:val="ListLabel 146"/>
    <w:qFormat/>
    <w:rPr>
      <w:rFonts w:eastAsia="Nimbus Mono L"/>
      <w:highlight w:val="white"/>
    </w:rPr>
  </w:style>
  <w:style w:type="character" w:styleId="ListLabel147" w:customStyle="1">
    <w:name w:val="ListLabel 147"/>
    <w:qFormat/>
    <w:rPr>
      <w:szCs w:val="22"/>
      <w:lang w:val="sl-SI"/>
    </w:rPr>
  </w:style>
  <w:style w:type="character" w:styleId="ListLabel148" w:customStyle="1">
    <w:name w:val="ListLabel 148"/>
    <w:qFormat/>
    <w:rPr/>
  </w:style>
  <w:style w:type="character" w:styleId="ListLabel149" w:customStyle="1">
    <w:name w:val="ListLabel 149"/>
    <w:qFormat/>
    <w:rPr>
      <w:rFonts w:cs="Arial"/>
      <w:color w:val="00000A"/>
      <w:lang w:eastAsia="en-GB"/>
    </w:rPr>
  </w:style>
  <w:style w:type="character" w:styleId="ListLabel150" w:customStyle="1">
    <w:name w:val="ListLabel 150"/>
    <w:qFormat/>
    <w:rPr>
      <w:rFonts w:cs="Courier New"/>
    </w:rPr>
  </w:style>
  <w:style w:type="character" w:styleId="ListLabel151" w:customStyle="1">
    <w:name w:val="ListLabel 151"/>
    <w:qFormat/>
    <w:rPr>
      <w:rFonts w:cs="Wingdings"/>
    </w:rPr>
  </w:style>
  <w:style w:type="character" w:styleId="ListLabel152" w:customStyle="1">
    <w:name w:val="ListLabel 152"/>
    <w:qFormat/>
    <w:rPr>
      <w:rFonts w:cs="Symbol"/>
    </w:rPr>
  </w:style>
  <w:style w:type="character" w:styleId="ListLabel153" w:customStyle="1">
    <w:name w:val="ListLabel 153"/>
    <w:qFormat/>
    <w:rPr>
      <w:rFonts w:cs="Courier New"/>
    </w:rPr>
  </w:style>
  <w:style w:type="character" w:styleId="ListLabel154" w:customStyle="1">
    <w:name w:val="ListLabel 154"/>
    <w:qFormat/>
    <w:rPr>
      <w:rFonts w:cs="Wingdings"/>
    </w:rPr>
  </w:style>
  <w:style w:type="character" w:styleId="ListLabel155" w:customStyle="1">
    <w:name w:val="ListLabel 155"/>
    <w:qFormat/>
    <w:rPr>
      <w:rFonts w:cs="Symbol"/>
    </w:rPr>
  </w:style>
  <w:style w:type="character" w:styleId="ListLabel156" w:customStyle="1">
    <w:name w:val="ListLabel 156"/>
    <w:qFormat/>
    <w:rPr>
      <w:rFonts w:cs="Courier New"/>
    </w:rPr>
  </w:style>
  <w:style w:type="character" w:styleId="ListLabel157" w:customStyle="1">
    <w:name w:val="ListLabel 157"/>
    <w:qFormat/>
    <w:rPr>
      <w:rFonts w:cs="Wingdings"/>
    </w:rPr>
  </w:style>
  <w:style w:type="character" w:styleId="ListLabel158" w:customStyle="1">
    <w:name w:val="ListLabel 158"/>
    <w:qFormat/>
    <w:rPr>
      <w:rFonts w:eastAsia="Nimbus Mono L"/>
    </w:rPr>
  </w:style>
  <w:style w:type="character" w:styleId="ListLabel159" w:customStyle="1">
    <w:name w:val="ListLabel 159"/>
    <w:qFormat/>
    <w:rPr>
      <w:rFonts w:eastAsia="Nimbus Mono L"/>
      <w:highlight w:val="white"/>
    </w:rPr>
  </w:style>
  <w:style w:type="character" w:styleId="ListLabel160" w:customStyle="1">
    <w:name w:val="ListLabel 160"/>
    <w:qFormat/>
    <w:rPr>
      <w:szCs w:val="22"/>
      <w:lang w:val="sl-SI"/>
    </w:rPr>
  </w:style>
  <w:style w:type="character" w:styleId="ListLabel161" w:customStyle="1">
    <w:name w:val="ListLabel 161"/>
    <w:qFormat/>
    <w:rPr/>
  </w:style>
  <w:style w:type="character" w:styleId="ListLabel162" w:customStyle="1">
    <w:name w:val="ListLabel 162"/>
    <w:qFormat/>
    <w:rPr>
      <w:rFonts w:cs="Arial"/>
      <w:color w:val="00000A"/>
      <w:lang w:eastAsia="en-GB"/>
    </w:rPr>
  </w:style>
  <w:style w:type="character" w:styleId="ListLabel163" w:customStyle="1">
    <w:name w:val="ListLabel 163"/>
    <w:qFormat/>
    <w:rPr>
      <w:rFonts w:cs="Courier New"/>
    </w:rPr>
  </w:style>
  <w:style w:type="character" w:styleId="ListLabel164" w:customStyle="1">
    <w:name w:val="ListLabel 164"/>
    <w:qFormat/>
    <w:rPr>
      <w:rFonts w:cs="Wingdings"/>
    </w:rPr>
  </w:style>
  <w:style w:type="character" w:styleId="ListLabel165" w:customStyle="1">
    <w:name w:val="ListLabel 165"/>
    <w:qFormat/>
    <w:rPr>
      <w:rFonts w:cs="Symbol"/>
    </w:rPr>
  </w:style>
  <w:style w:type="character" w:styleId="ListLabel166" w:customStyle="1">
    <w:name w:val="ListLabel 166"/>
    <w:qFormat/>
    <w:rPr>
      <w:rFonts w:cs="Courier New"/>
    </w:rPr>
  </w:style>
  <w:style w:type="character" w:styleId="ListLabel167" w:customStyle="1">
    <w:name w:val="ListLabel 167"/>
    <w:qFormat/>
    <w:rPr>
      <w:rFonts w:cs="Wingdings"/>
    </w:rPr>
  </w:style>
  <w:style w:type="character" w:styleId="ListLabel168" w:customStyle="1">
    <w:name w:val="ListLabel 168"/>
    <w:qFormat/>
    <w:rPr>
      <w:rFonts w:cs="Symbol"/>
    </w:rPr>
  </w:style>
  <w:style w:type="character" w:styleId="ListLabel169" w:customStyle="1">
    <w:name w:val="ListLabel 169"/>
    <w:qFormat/>
    <w:rPr>
      <w:rFonts w:cs="Courier New"/>
    </w:rPr>
  </w:style>
  <w:style w:type="character" w:styleId="ListLabel170" w:customStyle="1">
    <w:name w:val="ListLabel 170"/>
    <w:qFormat/>
    <w:rPr>
      <w:rFonts w:cs="Wingdings"/>
    </w:rPr>
  </w:style>
  <w:style w:type="character" w:styleId="ListLabel171" w:customStyle="1">
    <w:name w:val="ListLabel 171"/>
    <w:qFormat/>
    <w:rPr>
      <w:rFonts w:eastAsia="Nimbus Mono L"/>
    </w:rPr>
  </w:style>
  <w:style w:type="character" w:styleId="ListLabel172" w:customStyle="1">
    <w:name w:val="ListLabel 172"/>
    <w:qFormat/>
    <w:rPr>
      <w:rFonts w:eastAsia="Nimbus Mono L"/>
      <w:highlight w:val="white"/>
    </w:rPr>
  </w:style>
  <w:style w:type="character" w:styleId="ListLabel173" w:customStyle="1">
    <w:name w:val="ListLabel 173"/>
    <w:qFormat/>
    <w:rPr>
      <w:szCs w:val="22"/>
      <w:lang w:val="sl-SI"/>
    </w:rPr>
  </w:style>
  <w:style w:type="character" w:styleId="ListLabel174" w:customStyle="1">
    <w:name w:val="ListLabel 174"/>
    <w:qFormat/>
    <w:rPr/>
  </w:style>
  <w:style w:type="character" w:styleId="ListLabel175" w:customStyle="1">
    <w:name w:val="ListLabel 175"/>
    <w:qFormat/>
    <w:rPr>
      <w:rFonts w:cs="Arial"/>
      <w:color w:val="00000A"/>
      <w:lang w:eastAsia="en-GB"/>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cs="Symbol"/>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eastAsia="Nimbus Mono L"/>
    </w:rPr>
  </w:style>
  <w:style w:type="character" w:styleId="ListLabel185" w:customStyle="1">
    <w:name w:val="ListLabel 185"/>
    <w:qFormat/>
    <w:rPr>
      <w:rFonts w:eastAsia="Nimbus Mono L"/>
      <w:highlight w:val="white"/>
    </w:rPr>
  </w:style>
  <w:style w:type="character" w:styleId="ListLabel186" w:customStyle="1">
    <w:name w:val="ListLabel 186"/>
    <w:qFormat/>
    <w:rPr>
      <w:szCs w:val="22"/>
      <w:lang w:val="sl-SI"/>
    </w:rPr>
  </w:style>
  <w:style w:type="character" w:styleId="ListLabel187" w:customStyle="1">
    <w:name w:val="ListLabel 187"/>
    <w:qFormat/>
    <w:rPr/>
  </w:style>
  <w:style w:type="character" w:styleId="ListLabel188" w:customStyle="1">
    <w:name w:val="ListLabel 188"/>
    <w:qFormat/>
    <w:rPr>
      <w:rFonts w:cs="Arial"/>
      <w:color w:val="00000A"/>
      <w:lang w:eastAsia="en-GB"/>
    </w:rPr>
  </w:style>
  <w:style w:type="character" w:styleId="ListLabel189" w:customStyle="1">
    <w:name w:val="ListLabel 189"/>
    <w:qFormat/>
    <w:rPr>
      <w:rFonts w:cs="Courier New"/>
    </w:rPr>
  </w:style>
  <w:style w:type="character" w:styleId="ListLabel190" w:customStyle="1">
    <w:name w:val="ListLabel 190"/>
    <w:qFormat/>
    <w:rPr>
      <w:rFonts w:cs="Wingdings"/>
    </w:rPr>
  </w:style>
  <w:style w:type="character" w:styleId="ListLabel191" w:customStyle="1">
    <w:name w:val="ListLabel 191"/>
    <w:qFormat/>
    <w:rPr>
      <w:rFonts w:cs="Symbol"/>
    </w:rPr>
  </w:style>
  <w:style w:type="character" w:styleId="ListLabel192" w:customStyle="1">
    <w:name w:val="ListLabel 192"/>
    <w:qFormat/>
    <w:rPr>
      <w:rFonts w:cs="Courier New"/>
    </w:rPr>
  </w:style>
  <w:style w:type="character" w:styleId="ListLabel193" w:customStyle="1">
    <w:name w:val="ListLabel 193"/>
    <w:qFormat/>
    <w:rPr>
      <w:rFonts w:cs="Wingdings"/>
    </w:rPr>
  </w:style>
  <w:style w:type="character" w:styleId="ListLabel194" w:customStyle="1">
    <w:name w:val="ListLabel 194"/>
    <w:qFormat/>
    <w:rPr>
      <w:rFonts w:cs="Symbol"/>
    </w:rPr>
  </w:style>
  <w:style w:type="character" w:styleId="ListLabel195" w:customStyle="1">
    <w:name w:val="ListLabel 195"/>
    <w:qFormat/>
    <w:rPr>
      <w:rFonts w:cs="Courier New"/>
    </w:rPr>
  </w:style>
  <w:style w:type="character" w:styleId="ListLabel196" w:customStyle="1">
    <w:name w:val="ListLabel 196"/>
    <w:qFormat/>
    <w:rPr>
      <w:rFonts w:cs="Wingdings"/>
    </w:rPr>
  </w:style>
  <w:style w:type="character" w:styleId="ListLabel197" w:customStyle="1">
    <w:name w:val="ListLabel 197"/>
    <w:qFormat/>
    <w:rPr>
      <w:rFonts w:eastAsia="Nimbus Mono L"/>
    </w:rPr>
  </w:style>
  <w:style w:type="character" w:styleId="ListLabel198" w:customStyle="1">
    <w:name w:val="ListLabel 198"/>
    <w:qFormat/>
    <w:rPr>
      <w:rFonts w:eastAsia="Nimbus Mono L"/>
      <w:highlight w:val="white"/>
    </w:rPr>
  </w:style>
  <w:style w:type="character" w:styleId="ListLabel199" w:customStyle="1">
    <w:name w:val="ListLabel 199"/>
    <w:qFormat/>
    <w:rPr>
      <w:szCs w:val="22"/>
      <w:lang w:val="sl-SI"/>
    </w:rPr>
  </w:style>
  <w:style w:type="character" w:styleId="ListLabel200" w:customStyle="1">
    <w:name w:val="ListLabel 200"/>
    <w:qFormat/>
    <w:rPr/>
  </w:style>
  <w:style w:type="character" w:styleId="ListLabel201" w:customStyle="1">
    <w:name w:val="ListLabel 201"/>
    <w:qFormat/>
    <w:rPr>
      <w:rFonts w:eastAsia="Nimbus Mono L"/>
      <w:b w:val="false"/>
      <w:bCs w:val="false"/>
    </w:rPr>
  </w:style>
  <w:style w:type="character" w:styleId="ListLabel202" w:customStyle="1">
    <w:name w:val="ListLabel 202"/>
    <w:qFormat/>
    <w:rPr>
      <w:rFonts w:eastAsia="Nimbus Mono L"/>
      <w:highlight w:val="white"/>
    </w:rPr>
  </w:style>
  <w:style w:type="character" w:styleId="ListLabel203" w:customStyle="1">
    <w:name w:val="ListLabel 203"/>
    <w:qFormat/>
    <w:rPr>
      <w:szCs w:val="22"/>
      <w:lang w:val="sl-SI"/>
    </w:rPr>
  </w:style>
  <w:style w:type="character" w:styleId="ListLabel204">
    <w:name w:val="ListLabel 204"/>
    <w:qFormat/>
    <w:rPr>
      <w:rFonts w:eastAsia="Nimbus Mono L"/>
      <w:b w:val="false"/>
      <w:bCs w:val="false"/>
    </w:rPr>
  </w:style>
  <w:style w:type="character" w:styleId="ListLabel205">
    <w:name w:val="ListLabel 205"/>
    <w:qFormat/>
    <w:rPr>
      <w:rFonts w:eastAsia="Nimbus Mono L"/>
      <w:highlight w:val="white"/>
    </w:rPr>
  </w:style>
  <w:style w:type="character" w:styleId="ListLabel206">
    <w:name w:val="ListLabel 206"/>
    <w:qFormat/>
    <w:rPr>
      <w:szCs w:val="22"/>
      <w:lang w:val="sl-SI"/>
    </w:rPr>
  </w:style>
  <w:style w:type="character" w:styleId="ListLabel207">
    <w:name w:val="ListLabel 207"/>
    <w:qFormat/>
    <w:rPr>
      <w:rFonts w:eastAsia="Nimbus Mono L"/>
      <w:b w:val="false"/>
      <w:bCs w:val="false"/>
    </w:rPr>
  </w:style>
  <w:style w:type="character" w:styleId="ListLabel208">
    <w:name w:val="ListLabel 208"/>
    <w:qFormat/>
    <w:rPr>
      <w:rFonts w:eastAsia="Nimbus Mono L"/>
      <w:highlight w:val="white"/>
    </w:rPr>
  </w:style>
  <w:style w:type="character" w:styleId="ListLabel209">
    <w:name w:val="ListLabel 209"/>
    <w:qFormat/>
    <w:rPr>
      <w:rFonts w:ascii="Arial" w:hAnsi="Arial"/>
      <w:b w:val="false"/>
      <w:i w:val="false"/>
      <w:caps w:val="false"/>
      <w:smallCaps w:val="false"/>
      <w:strike w:val="false"/>
      <w:dstrike w:val="false"/>
      <w:spacing w:val="0"/>
      <w:sz w:val="24"/>
      <w:szCs w:val="24"/>
      <w:u w:val="none"/>
      <w:effect w:val="none"/>
    </w:rPr>
  </w:style>
  <w:style w:type="character" w:styleId="ListLabel210">
    <w:name w:val="ListLabel 210"/>
    <w:qFormat/>
    <w:rPr>
      <w:szCs w:val="22"/>
      <w:lang w:val="sl-SI"/>
    </w:rPr>
  </w:style>
  <w:style w:type="paragraph" w:styleId="Heading" w:customStyle="1">
    <w:name w:val="Heading"/>
    <w:basedOn w:val="Normal"/>
    <w:next w:val="TextBody"/>
    <w:qFormat/>
    <w:pPr>
      <w:keepNext/>
      <w:spacing w:before="240" w:after="120"/>
    </w:pPr>
    <w:rPr>
      <w:b/>
      <w:bC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ANMheading1" w:customStyle="1">
    <w:name w:val="ANM heading 1"/>
    <w:qFormat/>
    <w:pPr>
      <w:widowControl/>
      <w:suppressAutoHyphens w:val="true"/>
      <w:bidi w:val="0"/>
      <w:spacing w:lineRule="auto" w:line="480"/>
      <w:jc w:val="left"/>
    </w:pPr>
    <w:rPr>
      <w:rFonts w:ascii="Arial" w:hAnsi="Arial" w:eastAsia="Noto Sans CJK SC Regular" w:cs="FreeSans"/>
      <w:b/>
      <w:color w:val="00000A"/>
      <w:sz w:val="24"/>
      <w:szCs w:val="24"/>
      <w:lang w:val="en-GB" w:eastAsia="zh-CN" w:bidi="hi-IN"/>
    </w:rPr>
  </w:style>
  <w:style w:type="paragraph" w:styleId="PreformattedText" w:customStyle="1">
    <w:name w:val="Preformatted Text"/>
    <w:basedOn w:val="Normal"/>
    <w:qFormat/>
    <w:pPr>
      <w:spacing w:before="0" w:after="0"/>
    </w:pPr>
    <w:rPr>
      <w:rFonts w:ascii="Liberation Mono" w:hAnsi="Liberation Mono" w:eastAsia="Nimbus Mono L" w:cs="Liberation Mono"/>
      <w:sz w:val="20"/>
      <w:szCs w:val="20"/>
    </w:rPr>
  </w:style>
  <w:style w:type="paragraph" w:styleId="Standard" w:customStyle="1">
    <w:name w:val="Standard"/>
    <w:qFormat/>
    <w:pPr>
      <w:widowControl/>
      <w:suppressAutoHyphens w:val="true"/>
      <w:bidi w:val="0"/>
      <w:ind w:firstLine="720"/>
      <w:jc w:val="left"/>
      <w:textAlignment w:val="baseline"/>
    </w:pPr>
    <w:rPr>
      <w:rFonts w:ascii="Times New Roman" w:hAnsi="Times New Roman" w:eastAsia="Times New Roman" w:cs="Times New Roman"/>
      <w:color w:val="00000A"/>
      <w:sz w:val="24"/>
      <w:szCs w:val="20"/>
      <w:lang w:val="en-US" w:eastAsia="zh-CN" w:bidi="ar-SA"/>
    </w:rPr>
  </w:style>
  <w:style w:type="paragraph" w:styleId="ANMauthorname" w:customStyle="1">
    <w:name w:val="ANM author name"/>
    <w:qFormat/>
    <w:pPr>
      <w:widowControl/>
      <w:suppressAutoHyphens w:val="true"/>
      <w:bidi w:val="0"/>
      <w:spacing w:lineRule="auto" w:line="480"/>
      <w:jc w:val="left"/>
    </w:pPr>
    <w:rPr>
      <w:rFonts w:ascii="Arial" w:hAnsi="Arial" w:eastAsia="Noto Sans CJK SC Regular" w:cs="FreeSans"/>
      <w:color w:val="00000A"/>
      <w:sz w:val="24"/>
      <w:szCs w:val="24"/>
      <w:lang w:val="en-GB" w:eastAsia="zh-CN" w:bidi="hi-IN"/>
    </w:rPr>
  </w:style>
  <w:style w:type="paragraph" w:styleId="Footer">
    <w:name w:val="Footer"/>
    <w:basedOn w:val="Normal"/>
    <w:pPr>
      <w:suppressLineNumbers/>
      <w:tabs>
        <w:tab w:val="center" w:pos="4819" w:leader="none"/>
        <w:tab w:val="right" w:pos="9638" w:leader="none"/>
      </w:tabs>
    </w:pPr>
    <w:rPr/>
  </w:style>
  <w:style w:type="paragraph" w:styleId="Header">
    <w:name w:val="Header"/>
    <w:basedOn w:val="Normal"/>
    <w:pPr>
      <w:suppressLineNumbers/>
      <w:tabs>
        <w:tab w:val="center" w:pos="4819" w:leader="none"/>
        <w:tab w:val="right" w:pos="9638" w:leader="none"/>
      </w:tabs>
    </w:pPr>
    <w:rPr/>
  </w:style>
  <w:style w:type="paragraph" w:styleId="ANMmaintext" w:customStyle="1">
    <w:name w:val="ANM main text"/>
    <w:qFormat/>
    <w:pPr>
      <w:widowControl/>
      <w:suppressAutoHyphens w:val="true"/>
      <w:bidi w:val="0"/>
      <w:spacing w:lineRule="auto" w:line="480"/>
      <w:jc w:val="left"/>
    </w:pPr>
    <w:rPr>
      <w:rFonts w:ascii="Arial" w:hAnsi="Arial" w:eastAsia="Noto Sans CJK SC Regular" w:cs="FreeSans"/>
      <w:color w:val="00000A"/>
      <w:sz w:val="24"/>
      <w:szCs w:val="24"/>
      <w:lang w:val="en-GB" w:eastAsia="zh-CN" w:bidi="hi-IN"/>
    </w:rPr>
  </w:style>
  <w:style w:type="paragraph" w:styleId="ANMReferences" w:customStyle="1">
    <w:name w:val="ANM References"/>
    <w:basedOn w:val="ANMmaintext"/>
    <w:qFormat/>
    <w:pPr>
      <w:ind w:left="567" w:hanging="567"/>
    </w:pPr>
    <w:rPr>
      <w:sz w:val="22"/>
    </w:rPr>
  </w:style>
  <w:style w:type="paragraph" w:styleId="ANMTabtitle" w:customStyle="1">
    <w:name w:val="ANM Tab title"/>
    <w:qFormat/>
    <w:pPr>
      <w:widowControl/>
      <w:suppressAutoHyphens w:val="true"/>
      <w:bidi w:val="0"/>
      <w:spacing w:lineRule="auto" w:line="480"/>
      <w:jc w:val="left"/>
    </w:pPr>
    <w:rPr>
      <w:rFonts w:ascii="Arial" w:hAnsi="Arial" w:eastAsia="Noto Sans CJK SC Regular" w:cs="FreeSans"/>
      <w:i/>
      <w:color w:val="00000A"/>
      <w:sz w:val="24"/>
      <w:szCs w:val="24"/>
      <w:lang w:val="en-GB" w:eastAsia="zh-CN" w:bidi="hi-IN"/>
    </w:rPr>
  </w:style>
  <w:style w:type="paragraph" w:styleId="ANMTabrowheading" w:customStyle="1">
    <w:name w:val="ANM Tab row heading"/>
    <w:qFormat/>
    <w:pPr>
      <w:widowControl/>
      <w:suppressAutoHyphens w:val="true"/>
      <w:bidi w:val="0"/>
      <w:spacing w:lineRule="auto" w:line="360"/>
      <w:jc w:val="left"/>
    </w:pPr>
    <w:rPr>
      <w:rFonts w:ascii="Arial" w:hAnsi="Arial" w:eastAsia="Noto Sans CJK SC Regular" w:cs="FreeSans"/>
      <w:color w:val="00000A"/>
      <w:sz w:val="22"/>
      <w:szCs w:val="22"/>
      <w:lang w:val="en-GB" w:eastAsia="zh-CN" w:bidi="hi-IN"/>
    </w:rPr>
  </w:style>
  <w:style w:type="paragraph" w:styleId="ANMTabSpanner" w:customStyle="1">
    <w:name w:val="ANM Tab Spanner"/>
    <w:qFormat/>
    <w:pPr>
      <w:widowControl/>
      <w:pBdr>
        <w:bottom w:val="single" w:sz="4" w:space="1" w:color="00000A"/>
      </w:pBdr>
      <w:suppressAutoHyphens w:val="true"/>
      <w:bidi w:val="0"/>
      <w:spacing w:lineRule="auto" w:line="360"/>
      <w:jc w:val="center"/>
      <w:textAlignment w:val="baseline"/>
    </w:pPr>
    <w:rPr>
      <w:rFonts w:ascii="Arial" w:hAnsi="Arial" w:eastAsia="Noto Sans CJK SC Regular" w:cs="FreeSans"/>
      <w:color w:val="00000A"/>
      <w:sz w:val="22"/>
      <w:szCs w:val="24"/>
      <w:lang w:val="en-GB" w:eastAsia="zh-CN" w:bidi="hi-IN"/>
    </w:rPr>
  </w:style>
  <w:style w:type="paragraph" w:styleId="ANMTabstubheading" w:customStyle="1">
    <w:name w:val="ANM Tab stub heading"/>
    <w:qFormat/>
    <w:pPr>
      <w:widowControl/>
      <w:suppressAutoHyphens w:val="true"/>
      <w:bidi w:val="0"/>
      <w:spacing w:lineRule="auto" w:line="360"/>
      <w:jc w:val="left"/>
    </w:pPr>
    <w:rPr>
      <w:rFonts w:ascii="Arial" w:hAnsi="Arial" w:eastAsia="Noto Sans CJK SC Regular" w:cs="FreeSans"/>
      <w:color w:val="00000A"/>
      <w:sz w:val="22"/>
      <w:szCs w:val="22"/>
      <w:lang w:val="en-GB" w:eastAsia="zh-CN" w:bidi="hi-IN"/>
    </w:rPr>
  </w:style>
  <w:style w:type="paragraph" w:styleId="ANMTabcolumnheading" w:customStyle="1">
    <w:name w:val="ANM Tab column heading"/>
    <w:qFormat/>
    <w:pPr>
      <w:widowControl/>
      <w:suppressAutoHyphens w:val="true"/>
      <w:bidi w:val="0"/>
      <w:spacing w:lineRule="auto" w:line="360"/>
      <w:jc w:val="center"/>
      <w:textAlignment w:val="baseline"/>
    </w:pPr>
    <w:rPr>
      <w:rFonts w:ascii="Arial" w:hAnsi="Arial" w:eastAsia="Noto Sans CJK SC Regular" w:cs="FreeSans"/>
      <w:color w:val="00000A"/>
      <w:sz w:val="22"/>
      <w:szCs w:val="22"/>
      <w:lang w:val="en-GB" w:eastAsia="zh-CN" w:bidi="hi-IN"/>
    </w:rPr>
  </w:style>
  <w:style w:type="paragraph" w:styleId="ANMTabrowsubheading" w:customStyle="1">
    <w:name w:val="ANM Tab row subheading"/>
    <w:qFormat/>
    <w:pPr>
      <w:widowControl/>
      <w:suppressAutoHyphens w:val="true"/>
      <w:bidi w:val="0"/>
      <w:spacing w:lineRule="auto" w:line="360"/>
      <w:ind w:firstLine="142"/>
      <w:jc w:val="left"/>
    </w:pPr>
    <w:rPr>
      <w:rFonts w:ascii="Arial" w:hAnsi="Arial" w:eastAsia="Noto Sans CJK SC Regular" w:cs="FreeSans"/>
      <w:color w:val="00000A"/>
      <w:sz w:val="22"/>
      <w:szCs w:val="22"/>
      <w:lang w:val="en-GB" w:eastAsia="zh-CN" w:bidi="hi-IN"/>
    </w:rPr>
  </w:style>
  <w:style w:type="paragraph" w:styleId="ANMTabrowsubsubheading" w:customStyle="1">
    <w:name w:val="ANM Tab row sub-subheading"/>
    <w:qFormat/>
    <w:pPr>
      <w:widowControl/>
      <w:suppressAutoHyphens w:val="true"/>
      <w:bidi w:val="0"/>
      <w:spacing w:lineRule="auto" w:line="360"/>
      <w:ind w:firstLine="284"/>
      <w:jc w:val="left"/>
    </w:pPr>
    <w:rPr>
      <w:rFonts w:ascii="Arial" w:hAnsi="Arial" w:eastAsia="Noto Sans CJK SC Regular" w:cs="FreeSans"/>
      <w:color w:val="00000A"/>
      <w:sz w:val="22"/>
      <w:szCs w:val="22"/>
      <w:lang w:val="en-GB" w:eastAsia="zh-CN" w:bidi="hi-IN"/>
    </w:rPr>
  </w:style>
  <w:style w:type="paragraph" w:styleId="ANMTabFootnote" w:customStyle="1">
    <w:name w:val="ANM Tab Footnote"/>
    <w:qFormat/>
    <w:pPr>
      <w:widowControl/>
      <w:suppressAutoHyphens w:val="true"/>
      <w:bidi w:val="0"/>
      <w:spacing w:lineRule="auto" w:line="360"/>
      <w:jc w:val="left"/>
    </w:pPr>
    <w:rPr>
      <w:rFonts w:ascii="Arial" w:hAnsi="Arial" w:eastAsia="Noto Sans CJK SC Regular" w:cs="FreeSans"/>
      <w:color w:val="00000A"/>
      <w:sz w:val="24"/>
      <w:szCs w:val="24"/>
      <w:lang w:val="en-GB" w:eastAsia="zh-CN" w:bidi="hi-IN"/>
    </w:rPr>
  </w:style>
  <w:style w:type="paragraph" w:styleId="NoSpacing">
    <w:name w:val="No Spacing"/>
    <w:qFormat/>
    <w:pPr>
      <w:widowControl/>
      <w:suppressAutoHyphens w:val="true"/>
      <w:bidi w:val="0"/>
      <w:jc w:val="left"/>
    </w:pPr>
    <w:rPr>
      <w:rFonts w:ascii="Calibri" w:hAnsi="Calibri" w:eastAsia="Calibri" w:cs="FreeSans"/>
      <w:color w:val="00000A"/>
      <w:sz w:val="22"/>
      <w:szCs w:val="22"/>
      <w:lang w:val="en-GB" w:eastAsia="zh-CN" w:bidi="hi-IN"/>
    </w:rPr>
  </w:style>
  <w:style w:type="paragraph" w:styleId="FrameContents" w:customStyle="1">
    <w:name w:val="Frame Contents"/>
    <w:basedOn w:val="Normal"/>
    <w:qFormat/>
    <w:pPr/>
    <w:rPr/>
  </w:style>
  <w:style w:type="paragraph" w:styleId="Default" w:customStyle="1">
    <w:name w:val="Default"/>
    <w:qFormat/>
    <w:pPr>
      <w:widowControl/>
      <w:suppressAutoHyphens w:val="true"/>
      <w:bidi w:val="0"/>
      <w:jc w:val="left"/>
    </w:pPr>
    <w:rPr>
      <w:rFonts w:ascii="Arial" w:hAnsi="Arial" w:eastAsia="Calibri" w:cs="FreeSans"/>
      <w:color w:val="000000"/>
      <w:sz w:val="24"/>
      <w:szCs w:val="24"/>
      <w:lang w:val="en-GB" w:eastAsia="zh-CN" w:bidi="hi-IN"/>
    </w:rPr>
  </w:style>
  <w:style w:type="paragraph" w:styleId="ANMapapertitle" w:customStyle="1">
    <w:name w:val="ANM a paper title"/>
    <w:qFormat/>
    <w:pPr>
      <w:widowControl/>
      <w:suppressAutoHyphens w:val="true"/>
      <w:bidi w:val="0"/>
      <w:spacing w:lineRule="auto" w:line="480"/>
      <w:jc w:val="left"/>
    </w:pPr>
    <w:rPr>
      <w:rFonts w:ascii="Arial" w:hAnsi="Arial" w:eastAsia="Noto Sans CJK SC Regular" w:cs="FreeSans"/>
      <w:b/>
      <w:color w:val="00000A"/>
      <w:sz w:val="24"/>
      <w:szCs w:val="24"/>
      <w:lang w:val="en-GB" w:eastAsia="zh-CN" w:bidi="hi-IN"/>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Bibliography1" w:customStyle="1">
    <w:name w:val="Bibliography 1"/>
    <w:basedOn w:val="Index"/>
    <w:qFormat/>
    <w:pPr>
      <w:spacing w:lineRule="atLeast" w:line="240" w:before="0" w:after="0"/>
      <w:ind w:left="720" w:hanging="720"/>
    </w:pPr>
    <w:rPr/>
  </w:style>
  <w:style w:type="paragraph" w:styleId="BalloonText">
    <w:name w:val="Balloon Text"/>
    <w:basedOn w:val="Normal"/>
    <w:qFormat/>
    <w:pPr/>
    <w:rPr>
      <w:rFonts w:ascii="Times New Roman" w:hAnsi="Times New Roman" w:cs="Mangal"/>
      <w:sz w:val="18"/>
      <w:szCs w:val="16"/>
    </w:rPr>
  </w:style>
  <w:style w:type="paragraph" w:styleId="CommentText1" w:customStyle="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Title">
    <w:name w:val="Title"/>
    <w:basedOn w:val="Normal"/>
    <w:next w:val="Normal"/>
    <w:uiPriority w:val="10"/>
    <w:qFormat/>
    <w:pPr>
      <w:spacing w:before="240" w:after="60"/>
      <w:jc w:val="center"/>
    </w:pPr>
    <w:rPr>
      <w:rFonts w:eastAsia="Times New Roman" w:cs="Mangal"/>
      <w:b/>
      <w:bCs/>
      <w:sz w:val="32"/>
      <w:szCs w:val="29"/>
    </w:rPr>
  </w:style>
  <w:style w:type="paragraph" w:styleId="Normalno1stlineindent" w:customStyle="1">
    <w:name w:val="Normal_no_1st_line_indent"/>
    <w:basedOn w:val="Normal"/>
    <w:qFormat/>
    <w:pPr/>
    <w:rPr/>
  </w:style>
  <w:style w:type="paragraph" w:styleId="Code" w:customStyle="1">
    <w:name w:val="Code"/>
    <w:basedOn w:val="Normal"/>
    <w:qFormat/>
    <w:pPr>
      <w:jc w:val="left"/>
    </w:pPr>
    <w:rPr>
      <w:rFonts w:ascii="Courier" w:hAnsi="Courier"/>
    </w:rPr>
  </w:style>
  <w:style w:type="paragraph" w:styleId="Figurecaption" w:customStyle="1">
    <w:name w:val="Figure_caption"/>
    <w:basedOn w:val="Normal"/>
    <w:qFormat/>
    <w:pPr>
      <w:jc w:val="center"/>
    </w:pPr>
    <w:rPr/>
  </w:style>
  <w:style w:type="paragraph" w:styleId="Figure" w:customStyle="1">
    <w:name w:val="Figure"/>
    <w:basedOn w:val="Normal"/>
    <w:qFormat/>
    <w:pPr>
      <w:keepNext/>
      <w:spacing w:before="0" w:after="0"/>
      <w:jc w:val="center"/>
    </w:pPr>
    <w:rPr>
      <w:lang w:val="en-US" w:eastAsia="ja-JP"/>
    </w:rPr>
  </w:style>
  <w:style w:type="paragraph" w:styleId="Annotationtext">
    <w:name w:val="annotation text"/>
    <w:basedOn w:val="Normal"/>
    <w:qFormat/>
    <w:pPr/>
    <w:rPr>
      <w:rFonts w:cs="Mangal"/>
      <w:sz w:val="20"/>
      <w:szCs w:val="18"/>
    </w:rPr>
  </w:style>
  <w:style w:type="paragraph" w:styleId="Revision">
    <w:name w:val="Revision"/>
    <w:qFormat/>
    <w:pPr>
      <w:widowControl/>
      <w:bidi w:val="0"/>
      <w:jc w:val="left"/>
    </w:pPr>
    <w:rPr>
      <w:rFonts w:ascii="Arial" w:hAnsi="Arial" w:eastAsia="Noto Sans CJK SC Regular" w:cs="Mangal"/>
      <w:color w:val="00000A"/>
      <w:sz w:val="24"/>
      <w:szCs w:val="21"/>
      <w:lang w:val="en-GB" w:eastAsia="zh-CN" w:bidi="hi-IN"/>
    </w:rPr>
  </w:style>
  <w:style w:type="paragraph" w:styleId="ListParagraph">
    <w:name w:val="List Paragraph"/>
    <w:basedOn w:val="Normal"/>
    <w:uiPriority w:val="34"/>
    <w:qFormat/>
    <w:rsid w:val="009d0ad0"/>
    <w:pPr>
      <w:spacing w:before="0" w:after="24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RAN.R-project.org/package=AlphaPart" TargetMode="External"/><Relationship Id="rId3" Type="http://schemas.openxmlformats.org/officeDocument/2006/relationships/hyperlink" Target="https://CRAN.R-project.org/package=AlphaPart" TargetMode="External"/><Relationship Id="rId4" Type="http://schemas.openxmlformats.org/officeDocument/2006/relationships/hyperlink" Target="https://git.ecdf.ed.ac.uk/HighlanderLab_public/jobsteter_alphapart" TargetMode="External"/><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image" Target="media/image3.tif"/><Relationship Id="rId8" Type="http://schemas.openxmlformats.org/officeDocument/2006/relationships/hyperlink" Target="http://CRAN.R-project.org/package=AlphaSimR"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Application>LibreOffice/5.1.6.2$Linux_X86_64 LibreOffice_project/10m0$Build-2</Application>
  <Pages>20</Pages>
  <Words>3308</Words>
  <Characters>18246</Characters>
  <CharactersWithSpaces>21531</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2020-01-28T09:56:00Z</dcterms:created>
  <dc:creator/>
  <dc:description/>
  <dc:language>en-GB</dc:language>
  <cp:lastModifiedBy/>
  <cp:lastPrinted>2020-02-12T13:01:00Z</cp:lastPrinted>
  <dcterms:modified xsi:type="dcterms:W3CDTF">2020-03-01T17:20:29Z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EVSdKMo4oBGb_1">
    <vt:lpwstr>ZOTERO_BIBL {"uncited":[],"omitted":[],"custom":[]} CSL_BIBLIOGRAPHY</vt:lpwstr>
  </property>
  <property fmtid="{D5CDD505-2E9C-101B-9397-08002B2CF9AE}" pid="9" name="ZOTERO_BREF_GO49dESZIEzl_1">
    <vt:lpwstr>ZOTERO_BIBL {"uncited":[],"omitted":[],"custom":[]} CSL_BIBLIOGRAPHY</vt:lpwstr>
  </property>
  <property fmtid="{D5CDD505-2E9C-101B-9397-08002B2CF9AE}" pid="10" name="ZOTERO_BREF_QjE88r0XiZfR_1">
    <vt:lpwstr>ZOTERO_ITEM CSL_CITATION {"citationID":"2nGqJi5S","properties":{"formattedCitation":"(Gorjanc et al., 2011; \\uc0\\u352{}pehar et al., 2011, p. 20)","plainCitation":"(Gorjanc et al., 2011; Špehar et al., 2011, p. 20)","noteIndex":0},"citationItems":[{"id"</vt:lpwstr>
  </property>
  <property fmtid="{D5CDD505-2E9C-101B-9397-08002B2CF9AE}" pid="11" name="ZOTERO_BREF_QjE88r0XiZfR_10">
    <vt:lpwstr>nd for milk (protein yield) and meat (net daily gain) traits by the origin of selection in Croatian Simmental cattle. In order to evaluate overall genetic trend, breeding values were averaged by the year of birth and origin. Origin was defined as a countr</vt:lpwstr>
  </property>
  <property fmtid="{D5CDD505-2E9C-101B-9397-08002B2CF9AE}" pid="12" name="ZOTERO_BREF_QjE88r0XiZfR_11">
    <vt:lpwstr>y where animal was initially registered. Overall genetic trend for protein yield was positive. The relative effect of three origins on the overall genetic trend for protein yield was 43.5% for Germany, 33.9% for Croatia, and 22.1% for Austria at the end o</vt:lpwstr>
  </property>
  <property fmtid="{D5CDD505-2E9C-101B-9397-08002B2CF9AE}" pid="13" name="ZOTERO_BREF_QjE88r0XiZfR_12">
    <vt:lpwstr>f analysed period. Genetic trend for net daily gain was also positive. The Croatian and German partitions had large contribution to the overall genetic trend, while small partition was attributed to the Austrian origin. At the end of analysed period, the </vt:lpwstr>
  </property>
  <property fmtid="{D5CDD505-2E9C-101B-9397-08002B2CF9AE}" pid="14" name="ZOTERO_BREF_QjE88r0XiZfR_13">
    <vt:lpwstr>relative effect of these three origins on the overall genetic trend for net daily gain was 57.0% for Croatia, 38.5% for Germany, and 4.5% for Austria. Selection work originated from Austria, Croatia, and Germany had effect on genetic trend in Croatia. Oth</vt:lpwstr>
  </property>
  <property fmtid="{D5CDD505-2E9C-101B-9397-08002B2CF9AE}" pid="15" name="ZOTERO_BREF_QjE88r0XiZfR_14">
    <vt:lpwstr>er origins did not contribute notably to the overall genetic trend of both traits.","ISSN":"1331-7776","author":[{"family":"Špehar","given":"Marija"},{"family":"Ivkić","given":"Zdenko"},{"family":"Bulić","given":"Vesna"},{"family":"Barać","given":"Zdravko</vt:lpwstr>
  </property>
  <property fmtid="{D5CDD505-2E9C-101B-9397-08002B2CF9AE}" pid="16" name="ZOTERO_BREF_QjE88r0XiZfR_15">
    <vt:lpwstr>"},{"family":"Gorjanc","given":"Gregor"}],"issued":{"date-parts":[["2011",1,12]]}},"locator":"20"}],"schema":"https://github.com/citation-style-language/schema/raw/master/csl-citation.json"}</vt:lpwstr>
  </property>
  <property fmtid="{D5CDD505-2E9C-101B-9397-08002B2CF9AE}" pid="17" name="ZOTERO_BREF_QjE88r0XiZfR_2">
    <vt:lpwstr>:6247,"uris":["http://zotero.org/users/2983590/items/ISJRPRCA"],"uri":["http://zotero.org/users/2983590/items/ISJRPRCA"],"itemData":{"id":6247,"type":"article-journal","title":"Partitioning of international genetic trends by origin in Brown Swiss bulls","</vt:lpwstr>
  </property>
  <property fmtid="{D5CDD505-2E9C-101B-9397-08002B2CF9AE}" pid="18" name="ZOTERO_BREF_QjE88r0XiZfR_3">
    <vt:lpwstr>container-title":"Interbull Bulletin","volume":"0","issue":"44","source":"journal.interbull.org","abstract":"Breeders improve their population by domestic selection and/or import of animals from foreign populations. Assessing the impact of these two sourc</vt:lpwstr>
  </property>
  <property fmtid="{D5CDD505-2E9C-101B-9397-08002B2CF9AE}" pid="19" name="ZOTERO_BREF_QjE88r0XiZfR_4">
    <vt:lpwstr>es is important to understand the sources of genetic changes (good or bad) in population. Partitioning breeding values by the origin of Mendelian sampling terms is a possible way to address this issue. We describe this method and apply it to international</vt:lpwstr>
  </property>
  <property fmtid="{D5CDD505-2E9C-101B-9397-08002B2CF9AE}" pid="20" name="ZOTERO_BREF_QjE88r0XiZfR_5">
    <vt:lpwstr> Multiple Across Country Evaluation in Brown Swiss breed. Partitioning of global genetic trends for the population of bulls and their ancestor revealed a large impact of USA on increased production as well as on decreased somatic cell score and fertility.</vt:lpwstr>
  </property>
  <property fmtid="{D5CDD505-2E9C-101B-9397-08002B2CF9AE}" pid="21" name="ZOTERO_BREF_QjE88r0XiZfR_6">
    <vt:lpwstr> The trend for somatic cell score has been reversed by the same country. Other countries have achieved smaller genetic gains in production and maintained no change in somatic cell score and fertility.","URL":"https://journal.interbull.org/index.php/ib/art</vt:lpwstr>
  </property>
  <property fmtid="{D5CDD505-2E9C-101B-9397-08002B2CF9AE}" pid="22" name="ZOTERO_BREF_QjE88r0XiZfR_7">
    <vt:lpwstr>icle/view/1196","ISSN":"2001-340X","language":"en","author":[{"family":"Gorjanc","given":"G."},{"family":"Potočnik","given":"K."},{"family":"García-Cortés","given":"L. A."},{"family":"Jakobsen","given":"J."},{"family":"Dürr","given":"J."}],"issued":{"date</vt:lpwstr>
  </property>
  <property fmtid="{D5CDD505-2E9C-101B-9397-08002B2CF9AE}" pid="23" name="ZOTERO_BREF_QjE88r0XiZfR_8">
    <vt:lpwstr>-parts":[["2011"]]},"accessed":{"date-parts":[["2019",6,6]]}}},{"id":6255,"uris":["http://zotero.org/users/2983590/items/7XAL337C"],"uri":["http://zotero.org/users/2983590/items/7XAL337C"],"itemData":{"id":6255,"type":"article-journal","title":"Partitioni</vt:lpwstr>
  </property>
  <property fmtid="{D5CDD505-2E9C-101B-9397-08002B2CF9AE}" pid="24" name="ZOTERO_BREF_QjE88r0XiZfR_9">
    <vt:lpwstr>ng of Genetic Trends by Origin in Croatian Simmental Cattle","container-title":"Agriculturae Conspectus Scientificus","page":"301-304-304","volume":"76","issue":"4","source":"acs.agr.hr","abstract":"The objective of this study was to partition genetic tre</vt:lpwstr>
  </property>
  <property fmtid="{D5CDD505-2E9C-101B-9397-08002B2CF9AE}" pid="25" name="ZOTERO_BREF_VupeqMA7gJ30_1">
    <vt:lpwstr>ZOTERO_ITEM CSL_CITATION {"citationID":"pPk9hwyo","properties":{"formattedCitation":"(Gaynor et al., 2019)","plainCitation":"(Gaynor et al., 2019)","noteIndex":0},"citationItems":[{"id":5571,"uris":["http://zotero.org/groups/231119/items/IA4A7UXZ"],"uri":</vt:lpwstr>
  </property>
  <property fmtid="{D5CDD505-2E9C-101B-9397-08002B2CF9AE}" pid="26" name="ZOTERO_BREF_VupeqMA7gJ30_2">
    <vt:lpwstr>["http://zotero.org/groups/231119/items/IA4A7UXZ"],"itemData":{"id":5571,"type":"article-journal","title":"AlphaSimR: An R Package for Breeding Program Simulations","container-title":"Manuscript in preparation.","note":"bibtex: gaynor_alphasimr:_????","au</vt:lpwstr>
  </property>
  <property fmtid="{D5CDD505-2E9C-101B-9397-08002B2CF9AE}" pid="27" name="ZOTERO_BREF_VupeqMA7gJ30_3">
    <vt:lpwstr>thor":[{"family":"Gaynor","given":"R. Chris"},{"family":"Gorjanc","given":"Gregor"},{"family":"Wilson","given":"David L."},{"family":"Money","given":"Daniel"},{"family":"Hickey","given":"John M."}],"issued":{"date-parts":[["2019"]]}}}],"schema":"https://g</vt:lpwstr>
  </property>
  <property fmtid="{D5CDD505-2E9C-101B-9397-08002B2CF9AE}" pid="28" name="ZOTERO_BREF_VupeqMA7gJ30_4">
    <vt:lpwstr>ithub.com/citation-style-language/schema/raw/master/csl-citation.json"}</vt:lpwstr>
  </property>
  <property fmtid="{D5CDD505-2E9C-101B-9397-08002B2CF9AE}" pid="29" name="ZOTERO_BREF_bnjMzUMKsugp_1">
    <vt:lpwstr>ZOTERO_ITEM CSL_CITATION {"citationID":"Npox5WoQ","properties":{"formattedCitation":"(Nagy, 2012; \\uc0\\u352{}korput et al., 2015)","plainCitation":"(Nagy, 2012; Škorput et al., 2015)","noteIndex":0},"citationItems":[{"id":6456,"uris":["http://zotero.org</vt:lpwstr>
  </property>
  <property fmtid="{D5CDD505-2E9C-101B-9397-08002B2CF9AE}" pid="30" name="ZOTERO_BREF_bnjMzUMKsugp_10">
    <vt:lpwstr>rms and 72 family farms. Pedigree information indicated whether each animal was born and registered within the domestic breeding programme or has been imported. This information was used for defining the genetic groups of unknown parents in a pedigree and</vt:lpwstr>
  </property>
  <property fmtid="{D5CDD505-2E9C-101B-9397-08002B2CF9AE}" pid="31" name="ZOTERO_BREF_bnjMzUMKsugp_11">
    <vt:lpwstr> the partitioning analysis. Breeding values were estimated using a Bayesian analysis of an animal model with and without genetic groups. Such analysis enabled full Bayesian inference of the genetic trends and their partitioning by the origin of germplasm.</vt:lpwstr>
  </property>
  <property fmtid="{D5CDD505-2E9C-101B-9397-08002B2CF9AE}" pid="32" name="ZOTERO_BREF_bnjMzUMKsugp_12">
    <vt:lpwstr> Estimates of genetic group indicated that imported germplasm was overall better than domestic and substantial changes in estimates of breeding values was observed when genetic group were fitted. The estimated genetic trends in L were favourable and signi</vt:lpwstr>
  </property>
  <property fmtid="{D5CDD505-2E9C-101B-9397-08002B2CF9AE}" pid="33" name="ZOTERO_BREF_bnjMzUMKsugp_13">
    <vt:lpwstr>ficantly different from zero by the end of the analysed period. Overall, the genetic trends in LW were not different from zero. The relative contribution of imported germplasm to genetic trends was large, especially towards the end of analysed period with</vt:lpwstr>
  </property>
  <property fmtid="{D5CDD505-2E9C-101B-9397-08002B2CF9AE}" pid="34" name="ZOTERO_BREF_bnjMzUMKsugp_14">
    <vt:lpwstr> 78% and 67% in L and from 50% to 67% in LW. The analyses suggest that domestic breeding activities and sources of imported animals need to be re-evaluated, in particular in LW breed.","DOI":"10.1017/S1751731115001056","ISSN":"1751-7311, 1751-732X","langu</vt:lpwstr>
  </property>
  <property fmtid="{D5CDD505-2E9C-101B-9397-08002B2CF9AE}" pid="35" name="ZOTERO_BREF_bnjMzUMKsugp_15">
    <vt:lpwstr>age":"en","author":[{"family":"Škorput","given":"D."},{"family":"Gorjanc","given":"G."},{"family":"Kasap","given":"A."},{"family":"Luković","given":"Z."}],"issued":{"date-parts":[["2015",10]]}}}],"schema":"https://github.com/citation-style-language/schema</vt:lpwstr>
  </property>
  <property fmtid="{D5CDD505-2E9C-101B-9397-08002B2CF9AE}" pid="36" name="ZOTERO_BREF_bnjMzUMKsugp_16">
    <vt:lpwstr>/raw/master/csl-citation.json"}</vt:lpwstr>
  </property>
  <property fmtid="{D5CDD505-2E9C-101B-9397-08002B2CF9AE}" pid="37" name="ZOTERO_BREF_bnjMzUMKsugp_2">
    <vt:lpwstr>/users/2983590/items/6FPAFMTL"],"uri":["http://zotero.org/users/2983590/items/6FPAFMTL"],"itemData":{"id":6456,"type":"article-newspaper","title":"Estimation and decomposition of genetic trends in a two-way cross using Hungarian pig breeds","container-tit</vt:lpwstr>
  </property>
  <property fmtid="{D5CDD505-2E9C-101B-9397-08002B2CF9AE}" pid="38" name="ZOTERO_BREF_bnjMzUMKsugp_3">
    <vt:lpwstr>le":"Acta agriculturae Slovenica","abstract":"Authors analyzed the estimation and partition of the genetic trends of lean meat percentage and average daily gain of the two-way cross Duroc (Du), Pietrain (Pi) pigs and their cross. The analysis was based on</vt:lpwstr>
  </property>
  <property fmtid="{D5CDD505-2E9C-101B-9397-08002B2CF9AE}" pid="39" name="ZOTERO_BREF_bnjMzUMKsugp_4">
    <vt:lpwstr> the data collected by the Agricultural Agency of Administration in course of field test between 1998 and 2010 from 68 herds. Total number of animals in the pedigree file was 60926. Genetic parameters and breeding values of average daily gain (ADG) and th</vt:lpwstr>
  </property>
  <property fmtid="{D5CDD505-2E9C-101B-9397-08002B2CF9AE}" pid="40" name="ZOTERO_BREF_bnjMzUMKsugp_5">
    <vt:lpwstr>e lean meat percentage (LMP) were estimated separately by REML and BLUP methods using the VCE6 and PEST software applying a two-trait animal model. For the observed period the authors received a small genetic trend for ADG while it was negligible for LMP.</vt:lpwstr>
  </property>
  <property fmtid="{D5CDD505-2E9C-101B-9397-08002B2CF9AE}" pid="41" name="ZOTERO_BREF_bnjMzUMKsugp_6">
    <vt:lpwstr> Decomposing these trends to genotypes the highest contributions to the trends were observed for Duroc (ADG) and Pietrain (LMP), respectively.","language":"angleški","author":[{"family":"Nagy","given":"István"}],"translator":[{"family":"Kövér","given":"Gy</vt:lpwstr>
  </property>
  <property fmtid="{D5CDD505-2E9C-101B-9397-08002B2CF9AE}" pid="42" name="ZOTERO_BREF_bnjMzUMKsugp_7">
    <vt:lpwstr>örgy"}],"issued":{"date-parts":[["2012"]]}}},{"id":6244,"uris":["http://zotero.org/users/2983590/items/ZQHW6TQN"],"uri":["http://zotero.org/users/2983590/items/ZQHW6TQN"],"itemData":{"id":6244,"type":"article-journal","title":"Partition of genetic trends </vt:lpwstr>
  </property>
  <property fmtid="{D5CDD505-2E9C-101B-9397-08002B2CF9AE}" pid="43" name="ZOTERO_BREF_bnjMzUMKsugp_8">
    <vt:lpwstr>by origin in Landrace and Large-White pigs","container-title":"animal","page":"1605-1609","volume":"9","issue":"10","source":"Cambridge Core","abstract":"The objective of this study was to analyse the effectiveness of genetic improvement via domestic sele</vt:lpwstr>
  </property>
  <property fmtid="{D5CDD505-2E9C-101B-9397-08002B2CF9AE}" pid="44" name="ZOTERO_BREF_bnjMzUMKsugp_9">
    <vt:lpwstr>ction and import for backfat thickness and time on test in a conventional pig breeding programme for Landrace (L) and Large-White (LW) breeds. Phenotype data was available for 25 553 L and 10 432 LW pigs born between 2002 and 2012 from four large-scale fa</vt:lpwstr>
  </property>
  <property fmtid="{D5CDD505-2E9C-101B-9397-08002B2CF9AE}" pid="45" name="ZOTERO_BREF_fRvFUCotEj1v_1">
    <vt:lpwstr>ZOTERO_ITEM CSL_CITATION {"citationID":"Exq00WQy","properties":{"formattedCitation":"(Garc\\uc0\\u237{}a-Cort\\uc0\\u233{}s et al., 2008)","plainCitation":"(García-Cortés et al., 2008)","noteIndex":0},"citationItems":[{"id":5608,"uris":["http://zotero.org</vt:lpwstr>
  </property>
  <property fmtid="{D5CDD505-2E9C-101B-9397-08002B2CF9AE}" pid="46" name="ZOTERO_BREF_fRvFUCotEj1v_2">
    <vt:lpwstr>/users/2983590/items/8BFV4QHP"],"uri":["http://zotero.org/users/2983590/items/8BFV4QHP"],"itemData":{"id":5608,"type":"article-journal","title":"Partition of the genetic trend to validate multiple selection decisions","container-title":"Animal: An Interna</vt:lpwstr>
  </property>
  <property fmtid="{D5CDD505-2E9C-101B-9397-08002B2CF9AE}" pid="47" name="ZOTERO_BREF_fRvFUCotEj1v_3">
    <vt:lpwstr>tional Journal of Animal Bioscience","page":"821-824","volume":"2","issue":"6","source":"PubMed","abstract":"In this note, a procedure to partition the genetic trend of a selected population is presented. Each part of the genetic gain accounts for the Men</vt:lpwstr>
  </property>
  <property fmtid="{D5CDD505-2E9C-101B-9397-08002B2CF9AE}" pid="48" name="ZOTERO_BREF_fRvFUCotEj1v_4">
    <vt:lpwstr>delian sampling terms of different groups of animals, which can be sometimes assigned to different selection policies. The method is based on a simple transformation of the predicted breeding values. The procedure was illustrated with two simulated exampl</vt:lpwstr>
  </property>
  <property fmtid="{D5CDD505-2E9C-101B-9397-08002B2CF9AE}" pid="49" name="ZOTERO_BREF_fRvFUCotEj1v_5">
    <vt:lpwstr>es. In the first example, the genetic trend is partitioned into two pieces, one coming from the selection on sires and the other coming from the selection on dams. The second example shows how the impact of an artificial insemination center in the genetic</vt:lpwstr>
  </property>
  <property fmtid="{D5CDD505-2E9C-101B-9397-08002B2CF9AE}" pid="50" name="ZOTERO_BREF_fRvFUCotEj1v_6">
    <vt:lpwstr> gain of the whole population can be evaluated.","DOI":"10.1017/S175173110800205X","ISSN":"1751-7311","note":"PMID: 22443660","journalAbbreviation":"Animal","language":"eng","author":[{"family":"García-Cortés","given":"L. A."},{"family":"Martínez-Ávila","</vt:lpwstr>
  </property>
  <property fmtid="{D5CDD505-2E9C-101B-9397-08002B2CF9AE}" pid="51" name="ZOTERO_BREF_fRvFUCotEj1v_7">
    <vt:lpwstr>given":"J. C."},{"family":"Toro","given":"M. A."}],"issued":{"date-parts":[["2008",6]]}}}],"schema":"https://github.com/citation-style-language/schema/raw/master/csl-citation.json"}</vt:lpwstr>
  </property>
  <property fmtid="{D5CDD505-2E9C-101B-9397-08002B2CF9AE}" pid="52" name="ZOTERO_BREF_rsPbvhZKU8WD_1">
    <vt:lpwstr>ZOTERO_ITEM CSL_CITATION {"citationID":"jVpJndIU","properties":{"formattedCitation":"(Misztal et al., 2002, p. 90)","plainCitation":"(Misztal et al., 2002, p. 90)","noteIndex":0},"citationItems":[{"id":5219,"uris":["http://zotero.org/users/2983590/items/Z</vt:lpwstr>
  </property>
  <property fmtid="{D5CDD505-2E9C-101B-9397-08002B2CF9AE}" pid="53" name="ZOTERO_BREF_rsPbvhZKU8WD_2">
    <vt:lpwstr>R4RUCDA"],"uri":["http://zotero.org/users/2983590/items/ZR4RUCDA"],"itemData":{"id":5219,"type":"paper-conference","title":"BLUPF90 and related programs (BGF90)","container-title":"Proc. 7th World Congress on Genetics Applied to Livestock Production","pub</vt:lpwstr>
  </property>
  <property fmtid="{D5CDD505-2E9C-101B-9397-08002B2CF9AE}" pid="54" name="ZOTERO_BREF_rsPbvhZKU8WD_3">
    <vt:lpwstr>lisher-place":"Montpellier, France","page":"1-2","event":"WCGALP","event-place":"Montpellier, France","author":[{"family":"Misztal","given":"I"},{"family":"Tsuruta","given":"S"},{"family":"Strabel","given":"T"},{"family":"Auvray","given":"B"},{"family":"D</vt:lpwstr>
  </property>
  <property fmtid="{D5CDD505-2E9C-101B-9397-08002B2CF9AE}" pid="55" name="ZOTERO_BREF_rsPbvhZKU8WD_4">
    <vt:lpwstr>ruet","given":"T"},{"family":"Lee","given":"D.H."}],"issued":{"date-parts":[["2002"]]}},"locator":"90"}],"schema":"https://github.com/citation-style-language/schema/raw/master/csl-citation.json"}</vt:lpwstr>
  </property>
  <property fmtid="{D5CDD505-2E9C-101B-9397-08002B2CF9AE}" pid="56" name="ZOTERO_BREF_taZGrkSgKQd7_1">
    <vt:lpwstr>ZOTERO_ITEM CSL_CITATION {"citationID":"BV2N29Wm","properties":{"formattedCitation":"(Misztal et al., 2002, p. 90)","plainCitation":"(Misztal et al., 2002, p. 90)","noteIndex":0},"citationItems":[{"id":5219,"uris":["http://zotero.org/users/2983590/items/Z</vt:lpwstr>
  </property>
  <property fmtid="{D5CDD505-2E9C-101B-9397-08002B2CF9AE}" pid="57" name="ZOTERO_BREF_taZGrkSgKQd7_2">
    <vt:lpwstr>R4RUCDA"],"uri":["http://zotero.org/users/2983590/items/ZR4RUCDA"],"itemData":{"id":5219,"type":"paper-conference","title":"BLUPF90 and related programs (BGF90)","container-title":"Proc. 7th World Congress on Genetics Applied to Livestock Production","pub</vt:lpwstr>
  </property>
  <property fmtid="{D5CDD505-2E9C-101B-9397-08002B2CF9AE}" pid="58" name="ZOTERO_BREF_taZGrkSgKQd7_3">
    <vt:lpwstr>lisher-place":"Montpellier, France","page":"1-2","event":"WCGALP","event-place":"Montpellier, France","author":[{"family":"Misztal","given":"I"},{"family":"Tsuruta","given":"S"},{"family":"Strabel","given":"T"},{"family":"Auvray","given":"B"},{"family":"D</vt:lpwstr>
  </property>
  <property fmtid="{D5CDD505-2E9C-101B-9397-08002B2CF9AE}" pid="59" name="ZOTERO_BREF_taZGrkSgKQd7_4">
    <vt:lpwstr>ruet","given":"T"},{"family":"Lee","given":"D.H."}],"issued":{"date-parts":[["2002"]]}},"locator":"90"}],"schema":"https://github.com/citation-style-language/schema/raw/master/csl-citation.json"}</vt:lpwstr>
  </property>
  <property fmtid="{D5CDD505-2E9C-101B-9397-08002B2CF9AE}" pid="60" name="ZOTERO_PREF_1">
    <vt:lpwstr>&lt;data data-version="3" zotero-version="5.0.77"&gt;&lt;session id="0rbwjgWS"/&gt;&lt;style id="http://www.zotero.org/styles/elsevier-harvard" hasBibliography="1" bibliographyStyleHasBeenSet="1"/&gt;&lt;prefs&gt;&lt;pref name="fieldType" value="Bookmark"/&gt;&lt;/prefs&gt;&lt;/data&gt;</vt:lpwstr>
  </property>
</Properties>
</file>